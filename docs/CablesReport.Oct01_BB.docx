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89EEAE" w14:textId="77777777" w:rsidR="00337E2D" w:rsidRDefault="00EE5BD3">
      <w:pPr>
        <w:pStyle w:val="Title"/>
      </w:pPr>
      <w:r>
        <w:t>Submarine Cable Analysis for US Marine Renewable Energy Development</w:t>
      </w:r>
    </w:p>
    <w:p w14:paraId="1C967B1B" w14:textId="77777777" w:rsidR="00337E2D" w:rsidRDefault="00EE5BD3">
      <w:pPr>
        <w:pStyle w:val="Author"/>
      </w:pPr>
      <w:r>
        <w:t xml:space="preserve">Benjamin D. Best </w:t>
      </w:r>
      <w:r>
        <w:rPr>
          <w:vertAlign w:val="superscript"/>
        </w:rPr>
        <w:t>1</w:t>
      </w:r>
    </w:p>
    <w:p w14:paraId="53FD71E1" w14:textId="77777777" w:rsidR="00337E2D" w:rsidRDefault="00EE5BD3">
      <w:pPr>
        <w:pStyle w:val="Author"/>
      </w:pPr>
      <w:r>
        <w:t xml:space="preserve">Levi F. Kilcher </w:t>
      </w:r>
      <w:r>
        <w:rPr>
          <w:vertAlign w:val="superscript"/>
        </w:rPr>
        <w:t>2</w:t>
      </w:r>
    </w:p>
    <w:p w14:paraId="3D06B1FC" w14:textId="77777777" w:rsidR="00337E2D" w:rsidRDefault="00EE5BD3">
      <w:pPr>
        <w:pStyle w:val="Date"/>
      </w:pPr>
      <w:r>
        <w:t>2017-09-30</w:t>
      </w:r>
      <w:r>
        <w:br/>
      </w:r>
      <w:r>
        <w:rPr>
          <w:vertAlign w:val="superscript"/>
        </w:rPr>
        <w:t>1</w:t>
      </w:r>
      <w:r>
        <w:t>: EcoQuants,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1061084114"/>
        <w:docPartObj>
          <w:docPartGallery w:val="Table of Contents"/>
          <w:docPartUnique/>
        </w:docPartObj>
      </w:sdtPr>
      <w:sdtContent>
        <w:p w14:paraId="44E6E3F1" w14:textId="77777777" w:rsidR="00337E2D" w:rsidRDefault="00EE5BD3">
          <w:pPr>
            <w:pStyle w:val="TOCHeading"/>
          </w:pPr>
          <w:r>
            <w:t>Table of Contents</w:t>
          </w:r>
        </w:p>
        <w:p w14:paraId="68C374C2" w14:textId="77777777" w:rsidR="00337E2D" w:rsidRDefault="00EE5BD3">
          <w:r>
            <w:fldChar w:fldCharType="begin"/>
          </w:r>
          <w:r>
            <w:instrText>TOC \o "1-4" \h \z \u</w:instrText>
          </w:r>
          <w:r>
            <w:fldChar w:fldCharType="end"/>
          </w:r>
        </w:p>
      </w:sdtContent>
    </w:sdt>
    <w:p w14:paraId="2D631902" w14:textId="77777777" w:rsidR="00337E2D" w:rsidRDefault="00EE5BD3">
      <w:pPr>
        <w:pStyle w:val="Heading1"/>
      </w:pPr>
      <w:bookmarkStart w:id="0" w:name="executive-summary"/>
      <w:bookmarkEnd w:id="0"/>
      <w:r>
        <w:t>Executive Summary</w:t>
      </w:r>
    </w:p>
    <w:p w14:paraId="4DC33618" w14:textId="2B1A1DAE" w:rsidR="00337E2D" w:rsidRDefault="00EE5BD3">
      <w:pPr>
        <w:pStyle w:val="FirstParagraph"/>
      </w:pPr>
      <w:r>
        <w:t xml:space="preserve">Marine energy (offshore wind, tidal, wave) </w:t>
      </w:r>
      <w:del w:id="1" w:author="Levi Kilcher" w:date="2017-09-30T21:42:00Z">
        <w:r w:rsidDel="00EE5BD3">
          <w:delText xml:space="preserve">promises </w:delText>
        </w:r>
      </w:del>
      <w:ins w:id="2" w:author="Levi Kilcher" w:date="2017-09-30T21:42:00Z">
        <w:r>
          <w:t xml:space="preserve">have the potential </w:t>
        </w:r>
      </w:ins>
      <w:r>
        <w:t xml:space="preserve">to </w:t>
      </w:r>
      <w:ins w:id="3" w:author="Levi Kilcher" w:date="2017-09-30T21:42:00Z">
        <w:r>
          <w:t xml:space="preserve">help </w:t>
        </w:r>
      </w:ins>
      <w:r>
        <w:t>diversify the U.S. renewable energy porfolio, which is important</w:t>
      </w:r>
      <w:ins w:id="4" w:author="Levi Kilcher" w:date="2017-09-30T21:42:00Z">
        <w:r>
          <w:t xml:space="preserve"> to</w:t>
        </w:r>
      </w:ins>
      <w:r>
        <w:t xml:space="preserve"> </w:t>
      </w:r>
      <w:del w:id="5" w:author="Levi Kilcher" w:date="2017-09-30T21:42:00Z">
        <w:r w:rsidDel="00EE5BD3">
          <w:delText xml:space="preserve">to reducing greenhouse gas emissions that contribute to climate change and </w:delText>
        </w:r>
      </w:del>
      <w:r>
        <w:t>reducing reliance on foreign non-renewable energy sources</w:t>
      </w:r>
      <w:ins w:id="6" w:author="Levi Kilcher" w:date="2017-09-30T21:42:00Z">
        <w:r>
          <w:t xml:space="preserve">, </w:t>
        </w:r>
      </w:ins>
      <w:ins w:id="7" w:author="Levi Kilcher" w:date="2017-09-30T21:43:00Z">
        <w:r>
          <w:t>powering the U.S. economy in the 21</w:t>
        </w:r>
        <w:r w:rsidRPr="00EE5BD3">
          <w:rPr>
            <w:vertAlign w:val="superscript"/>
            <w:rPrChange w:id="8" w:author="Levi Kilcher" w:date="2017-09-30T21:43:00Z">
              <w:rPr/>
            </w:rPrChange>
          </w:rPr>
          <w:t>st</w:t>
        </w:r>
        <w:r>
          <w:t xml:space="preserve"> century, creating jobs, and </w:t>
        </w:r>
      </w:ins>
      <w:del w:id="9" w:author="Levi Kilcher" w:date="2017-09-30T21:42:00Z">
        <w:r w:rsidDel="00EE5BD3">
          <w:delText xml:space="preserve"> </w:delText>
        </w:r>
      </w:del>
      <w:ins w:id="10" w:author="Levi Kilcher" w:date="2017-09-30T21:42:00Z">
        <w:r>
          <w:t>to reducing greenhouse gas emissions that contribute to climate change</w:t>
        </w:r>
      </w:ins>
      <w:del w:id="11" w:author="Levi Kilcher" w:date="2017-09-30T21:44:00Z">
        <w:r w:rsidDel="00EE5BD3">
          <w:delText>for national security</w:delText>
        </w:r>
      </w:del>
      <w:r>
        <w:t xml:space="preserve">. </w:t>
      </w:r>
      <w:del w:id="12" w:author="Levi Kilcher" w:date="2017-09-30T21:44:00Z">
        <w:r w:rsidDel="00EE5BD3">
          <w:delText xml:space="preserve">Development of these marine energy resources in the U.S. lags considerably behind Europe and other developed countries. </w:delText>
        </w:r>
      </w:del>
      <w:r>
        <w:t xml:space="preserve">The first </w:t>
      </w:r>
      <w:del w:id="13" w:author="Levi Kilcher" w:date="2017-09-30T21:44:00Z">
        <w:r w:rsidDel="00EE5BD3">
          <w:delText xml:space="preserve">(and currently only) </w:delText>
        </w:r>
      </w:del>
      <w:r>
        <w:t xml:space="preserve">U.S. commercial </w:t>
      </w:r>
      <w:ins w:id="14" w:author="Levi Kilcher" w:date="2017-09-30T21:44:00Z">
        <w:r>
          <w:t xml:space="preserve">marine energy </w:t>
        </w:r>
      </w:ins>
      <w:r>
        <w:t xml:space="preserve">facility </w:t>
      </w:r>
      <w:del w:id="15" w:author="Levi Kilcher" w:date="2017-09-30T21:44:00Z">
        <w:r w:rsidDel="00EE5BD3">
          <w:delText xml:space="preserve">in Block Island, Rhode Island </w:delText>
        </w:r>
      </w:del>
      <w:r>
        <w:t xml:space="preserve">went into production </w:t>
      </w:r>
      <w:ins w:id="16" w:author="Levi Kilcher" w:date="2017-09-30T21:44:00Z">
        <w:r>
          <w:t xml:space="preserve">in </w:t>
        </w:r>
      </w:ins>
      <w:r>
        <w:t>December of 2016</w:t>
      </w:r>
      <w:ins w:id="17" w:author="Levi Kilcher" w:date="2017-09-30T21:44:00Z">
        <w:r>
          <w:t xml:space="preserve">: the </w:t>
        </w:r>
      </w:ins>
      <w:ins w:id="18" w:author="Levi Kilcher" w:date="2017-09-30T21:45:00Z">
        <w:r>
          <w:t>Block Island (Rhode Island) offshore wind farm.</w:t>
        </w:r>
      </w:ins>
      <w:del w:id="19" w:author="Levi Kilcher" w:date="2017-09-30T21:44:00Z">
        <w:r w:rsidDel="00EE5BD3">
          <w:delText>.</w:delText>
        </w:r>
      </w:del>
      <w:r>
        <w:t xml:space="preserve"> As implementation costs for these technologies continue to drop and increasingly ambitious targets for renewable energy are set, </w:t>
      </w:r>
      <w:del w:id="20" w:author="Levi Kilcher" w:date="2017-09-30T21:46:00Z">
        <w:r w:rsidDel="00EE5BD3">
          <w:delText xml:space="preserve">planning of new </w:delText>
        </w:r>
      </w:del>
      <w:r>
        <w:t xml:space="preserve">marine renewable energy </w:t>
      </w:r>
      <w:ins w:id="21" w:author="Levi Kilcher" w:date="2017-09-30T21:46:00Z">
        <w:r>
          <w:t xml:space="preserve">planning and </w:t>
        </w:r>
      </w:ins>
      <w:r>
        <w:t xml:space="preserve">development </w:t>
      </w:r>
      <w:ins w:id="22" w:author="Levi Kilcher" w:date="2017-10-02T10:45:00Z">
        <w:r w:rsidR="001839C1">
          <w:t xml:space="preserve">will </w:t>
        </w:r>
      </w:ins>
      <w:r>
        <w:t>need</w:t>
      </w:r>
      <w:del w:id="23" w:author="Levi Kilcher" w:date="2017-10-02T10:45:00Z">
        <w:r w:rsidDel="001839C1">
          <w:delText>s</w:delText>
        </w:r>
      </w:del>
      <w:r>
        <w:t xml:space="preserve"> to effectively evaluate competing ocean uses</w:t>
      </w:r>
      <w:del w:id="24" w:author="Levi Kilcher" w:date="2017-10-02T10:45:00Z">
        <w:r w:rsidDel="001839C1">
          <w:delText xml:space="preserve"> that may come into conflict</w:delText>
        </w:r>
      </w:del>
      <w:r>
        <w:t xml:space="preserve">. </w:t>
      </w:r>
      <w:commentRangeStart w:id="25"/>
      <w:r>
        <w:t>Marine ren</w:t>
      </w:r>
      <w:ins w:id="26" w:author="Levi Kilcher" w:date="2017-10-02T10:46:00Z">
        <w:r w:rsidR="001839C1">
          <w:t>e</w:t>
        </w:r>
      </w:ins>
      <w:r>
        <w:t xml:space="preserve">wable energy </w:t>
      </w:r>
      <w:ins w:id="27" w:author="Benjamin Best" w:date="2017-10-02T17:33:00Z">
        <w:r w:rsidR="00C55B0A">
          <w:t xml:space="preserve">may be </w:t>
        </w:r>
      </w:ins>
      <w:del w:id="28" w:author="Benjamin Best" w:date="2017-10-02T17:33:00Z">
        <w:r w:rsidDel="00C55B0A">
          <w:delText xml:space="preserve">is </w:delText>
        </w:r>
      </w:del>
      <w:r>
        <w:t>complementary to other large scale renewables</w:t>
      </w:r>
      <w:ins w:id="29" w:author="Levi Kilcher" w:date="2017-10-02T10:45:00Z">
        <w:r w:rsidR="001839C1">
          <w:t xml:space="preserve"> </w:t>
        </w:r>
      </w:ins>
      <w:r>
        <w:t>by offering consistent energy in high demand times during morning and evening hours when solar is less available and in proximity to coastal areas where populations tend to concentrate</w:t>
      </w:r>
      <w:ins w:id="30" w:author="Benjamin Best" w:date="2017-10-02T17:12:00Z">
        <w:r w:rsidR="00260DCD">
          <w:t xml:space="preserve"> </w:t>
        </w:r>
      </w:ins>
      <w:commentRangeStart w:id="31"/>
      <w:ins w:id="32" w:author="Benjamin Best" w:date="2017-10-02T17:33:00Z">
        <w:r w:rsidR="00C55B0A" w:rsidRPr="00C55B0A">
          <w:t>[@lehmann_ocean_2017a; @gilman_national_2016]</w:t>
        </w:r>
      </w:ins>
      <w:r>
        <w:t>.</w:t>
      </w:r>
      <w:commentRangeEnd w:id="25"/>
      <w:r w:rsidR="001839C1">
        <w:rPr>
          <w:rStyle w:val="CommentReference"/>
        </w:rPr>
        <w:commentReference w:id="25"/>
      </w:r>
      <w:commentRangeEnd w:id="31"/>
      <w:r w:rsidR="00CB1789">
        <w:rPr>
          <w:rStyle w:val="CommentReference"/>
        </w:rPr>
        <w:commentReference w:id="31"/>
      </w:r>
    </w:p>
    <w:p w14:paraId="54FF24CA" w14:textId="77628E35" w:rsidR="00337E2D" w:rsidRDefault="00EE5BD3">
      <w:pPr>
        <w:pStyle w:val="BodyText"/>
      </w:pPr>
      <w:r>
        <w:t>Operation and maintenance of submarine cables may conflict with marine renewable energy development. The submarine cable industry handles 9</w:t>
      </w:r>
      <w:ins w:id="33" w:author="Benjamin Best" w:date="2017-10-02T18:20:00Z">
        <w:r w:rsidR="00CB1789">
          <w:t>5</w:t>
        </w:r>
      </w:ins>
      <w:del w:id="34" w:author="Benjamin Best" w:date="2017-10-02T18:20:00Z">
        <w:r w:rsidDel="00CB1789">
          <w:delText>9</w:delText>
        </w:r>
      </w:del>
      <w:r>
        <w:t xml:space="preserve">% of </w:t>
      </w:r>
      <w:ins w:id="35" w:author="Levi Kilcher" w:date="2017-10-02T11:05:00Z">
        <w:r w:rsidR="000D285B">
          <w:t xml:space="preserve">inter-continental </w:t>
        </w:r>
      </w:ins>
      <w:r>
        <w:t>internet</w:t>
      </w:r>
      <w:ins w:id="36" w:author="Benjamin Best" w:date="2017-10-02T18:20:00Z">
        <w:r w:rsidR="00CB1789">
          <w:t xml:space="preserve">, data and voice traffic </w:t>
        </w:r>
        <w:r w:rsidR="00CB1789" w:rsidRPr="00CB1789">
          <w:t>[@communicationssecurityreliabilityandinteroperabilitycounciliv_protection_2014]</w:t>
        </w:r>
      </w:ins>
      <w:del w:id="37" w:author="Benjamin Best" w:date="2017-10-02T18:20:00Z">
        <w:r w:rsidDel="00CB1789">
          <w:delText xml:space="preserve"> and other forms of telecommunication </w:delText>
        </w:r>
      </w:del>
      <w:del w:id="38" w:author="Levi Kilcher" w:date="2017-10-02T11:05:00Z">
        <w:r w:rsidDel="000D285B">
          <w:delText>between land masses for commercial and military purposes</w:delText>
        </w:r>
      </w:del>
      <w:r>
        <w:t xml:space="preserve">, and is thus vital to the </w:t>
      </w:r>
      <w:del w:id="39" w:author="Levi Kilcher" w:date="2017-10-02T10:48:00Z">
        <w:r w:rsidDel="001839C1">
          <w:delText xml:space="preserve">larger </w:delText>
        </w:r>
      </w:del>
      <w:r>
        <w:t>US</w:t>
      </w:r>
      <w:ins w:id="40" w:author="Levi Kilcher" w:date="2017-10-02T10:48:00Z">
        <w:r w:rsidR="001839C1">
          <w:t xml:space="preserve"> and global</w:t>
        </w:r>
      </w:ins>
      <w:r>
        <w:t xml:space="preserve">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accessible through electronic navigation charts, </w:t>
      </w:r>
      <w:ins w:id="41" w:author="Levi Kilcher" w:date="2017-10-02T10:53:00Z">
        <w:r w:rsidR="000D285B">
          <w:t xml:space="preserve">a clear understanding of </w:t>
        </w:r>
      </w:ins>
      <w:ins w:id="42" w:author="Levi Kilcher" w:date="2017-10-02T10:55:00Z">
        <w:r w:rsidR="000D285B">
          <w:t xml:space="preserve">the areas </w:t>
        </w:r>
      </w:ins>
      <w:ins w:id="43" w:author="Levi Kilcher" w:date="2017-10-02T10:56:00Z">
        <w:r w:rsidR="000D285B">
          <w:t>where</w:t>
        </w:r>
      </w:ins>
      <w:ins w:id="44" w:author="Levi Kilcher" w:date="2017-10-02T10:55:00Z">
        <w:r w:rsidR="000D285B">
          <w:t xml:space="preserve"> cable paths compete </w:t>
        </w:r>
        <w:r w:rsidR="000D285B">
          <w:lastRenderedPageBreak/>
          <w:t>with</w:t>
        </w:r>
      </w:ins>
      <w:ins w:id="45" w:author="Levi Kilcher" w:date="2017-10-02T11:07:00Z">
        <w:r w:rsidR="000D285B">
          <w:t xml:space="preserve"> promising</w:t>
        </w:r>
      </w:ins>
      <w:ins w:id="46" w:author="Levi Kilcher" w:date="2017-10-02T10:55:00Z">
        <w:r w:rsidR="000D285B">
          <w:t xml:space="preserve"> marine energy </w:t>
        </w:r>
      </w:ins>
      <w:ins w:id="47" w:author="Levi Kilcher" w:date="2017-10-02T11:07:00Z">
        <w:r w:rsidR="000D285B">
          <w:t>sites does not yet exist</w:t>
        </w:r>
      </w:ins>
      <w:del w:id="48" w:author="Levi Kilcher" w:date="2017-10-02T10:53:00Z">
        <w:r w:rsidDel="000D285B">
          <w:delText xml:space="preserve">safe </w:delText>
        </w:r>
      </w:del>
      <w:del w:id="49" w:author="Levi Kilcher" w:date="2017-10-02T11:07:00Z">
        <w:r w:rsidDel="000D285B">
          <w:delText xml:space="preserve">setback </w:delText>
        </w:r>
      </w:del>
      <w:del w:id="50" w:author="Levi Kilcher" w:date="2017-10-02T10:53:00Z">
        <w:r w:rsidDel="000D285B">
          <w:delText xml:space="preserve">distances are not yet available for planning new </w:delText>
        </w:r>
      </w:del>
      <w:del w:id="51" w:author="Levi Kilcher" w:date="2017-10-02T11:07:00Z">
        <w:r w:rsidDel="000D285B">
          <w:delText>marine renewable energy development</w:delText>
        </w:r>
      </w:del>
      <w:r>
        <w:t>.</w:t>
      </w:r>
    </w:p>
    <w:p w14:paraId="5B332CB4" w14:textId="7A23DE1F" w:rsidR="00337E2D" w:rsidRDefault="00EE5BD3">
      <w:pPr>
        <w:pStyle w:val="BodyText"/>
      </w:pPr>
      <w:r>
        <w:t xml:space="preserve">We applied industry-advised safety buffers </w:t>
      </w:r>
      <w:ins w:id="52" w:author="Levi Kilcher" w:date="2017-10-02T11:07:00Z">
        <w:r w:rsidR="000D285B">
          <w:t>(‘setback</w:t>
        </w:r>
      </w:ins>
      <w:ins w:id="53" w:author="Levi Kilcher" w:date="2017-10-02T11:08:00Z">
        <w:r w:rsidR="000D285B">
          <w:t xml:space="preserve">’ distances) </w:t>
        </w:r>
      </w:ins>
      <w:del w:id="54" w:author="Levi Kilcher" w:date="2017-10-02T12:41:00Z">
        <w:r w:rsidDel="00BC0165">
          <w:delText xml:space="preserve">that varied with depth to existing submarine cables </w:delText>
        </w:r>
      </w:del>
      <w:ins w:id="55" w:author="Levi Kilcher" w:date="2017-10-02T11:08:00Z">
        <w:r w:rsidR="000D285B">
          <w:t xml:space="preserve">to map the areas </w:t>
        </w:r>
      </w:ins>
      <w:ins w:id="56" w:author="Levi Kilcher" w:date="2017-10-02T12:28:00Z">
        <w:r w:rsidR="000A2670">
          <w:t xml:space="preserve">where </w:t>
        </w:r>
      </w:ins>
      <w:ins w:id="57" w:author="Levi Kilcher" w:date="2017-10-02T12:41:00Z">
        <w:r w:rsidR="00BC0165">
          <w:t xml:space="preserve">the cable industry is a stakeholder. This was done </w:t>
        </w:r>
      </w:ins>
      <w:ins w:id="58" w:author="Levi Kilcher" w:date="2017-10-02T12:42:00Z">
        <w:r w:rsidR="00BC0165">
          <w:t xml:space="preserve">using two </w:t>
        </w:r>
      </w:ins>
      <w:ins w:id="59" w:author="Levi Kilcher" w:date="2017-10-02T12:44:00Z">
        <w:r w:rsidR="00BC0165">
          <w:t>setback widths:</w:t>
        </w:r>
      </w:ins>
      <w:ins w:id="60" w:author="Levi Kilcher" w:date="2017-10-02T12:42:00Z">
        <w:r w:rsidR="00BC0165">
          <w:t xml:space="preserve"> a twice-depth </w:t>
        </w:r>
      </w:ins>
      <w:ins w:id="61" w:author="Levi Kilcher" w:date="2017-10-02T12:43:00Z">
        <w:r w:rsidR="00BC0165">
          <w:t xml:space="preserve">(‘2z’) </w:t>
        </w:r>
      </w:ins>
      <w:ins w:id="62" w:author="Levi Kilcher" w:date="2017-10-02T12:42:00Z">
        <w:r w:rsidR="00BC0165">
          <w:t xml:space="preserve">buffer </w:t>
        </w:r>
      </w:ins>
      <w:r>
        <w:t xml:space="preserve">for new </w:t>
      </w:r>
      <w:commentRangeStart w:id="63"/>
      <w:r>
        <w:t>"facilities"</w:t>
      </w:r>
      <w:commentRangeEnd w:id="63"/>
      <w:r w:rsidR="000C1003">
        <w:rPr>
          <w:rStyle w:val="CommentReference"/>
        </w:rPr>
        <w:commentReference w:id="63"/>
      </w:r>
      <w:ins w:id="64" w:author="Levi Kilcher" w:date="2017-10-02T12:43:00Z">
        <w:r w:rsidR="00BC0165">
          <w:t>,</w:t>
        </w:r>
      </w:ins>
      <w:r>
        <w:t xml:space="preserve"> </w:t>
      </w:r>
      <w:del w:id="65" w:author="Levi Kilcher" w:date="2017-10-02T12:43:00Z">
        <w:r w:rsidDel="00BC0165">
          <w:delText xml:space="preserve">(2*depth, i.e. "2z") </w:delText>
        </w:r>
      </w:del>
      <w:r>
        <w:t xml:space="preserve">and </w:t>
      </w:r>
      <w:ins w:id="66" w:author="Levi Kilcher" w:date="2017-10-02T12:43:00Z">
        <w:r w:rsidR="00BC0165">
          <w:t xml:space="preserve">a three-times depth (‘3z’) for </w:t>
        </w:r>
      </w:ins>
      <w:r>
        <w:t>new "cables"</w:t>
      </w:r>
      <w:ins w:id="67" w:author="Benjamin Best" w:date="2017-10-02T18:21:00Z">
        <w:r w:rsidR="00CB1789">
          <w:t xml:space="preserve"> to prevent overlap </w:t>
        </w:r>
      </w:ins>
      <w:ins w:id="68" w:author="Benjamin Best" w:date="2017-10-02T18:22:00Z">
        <w:r w:rsidR="00CB1789">
          <w:t>of</w:t>
        </w:r>
      </w:ins>
      <w:ins w:id="69" w:author="Benjamin Best" w:date="2017-10-02T18:21:00Z">
        <w:r w:rsidR="00CB1789">
          <w:t xml:space="preserve"> bights for newly spliced cable material</w:t>
        </w:r>
      </w:ins>
      <w:del w:id="70" w:author="Levi Kilcher" w:date="2017-10-02T12:43:00Z">
        <w:r w:rsidDel="00BC0165">
          <w:delText xml:space="preserve"> (3*depth, i.e. "3z") horizontal distances</w:delText>
        </w:r>
      </w:del>
      <w:ins w:id="71" w:author="Levi Kilcher" w:date="2017-10-02T12:43:00Z">
        <w:r w:rsidR="00BC0165">
          <w:t>.</w:t>
        </w:r>
      </w:ins>
      <w:del w:id="72" w:author="Levi Kilcher" w:date="2017-10-02T12:43:00Z">
        <w:r w:rsidDel="00BC0165">
          <w:delText>,</w:delText>
        </w:r>
      </w:del>
      <w:r>
        <w:t xml:space="preserve"> </w:t>
      </w:r>
      <w:del w:id="73" w:author="Levi Kilcher" w:date="2017-10-02T12:43:00Z">
        <w:r w:rsidDel="00BC0165">
          <w:delText xml:space="preserve">both </w:delText>
        </w:r>
      </w:del>
      <w:ins w:id="74" w:author="Levi Kilcher" w:date="2017-10-02T12:43:00Z">
        <w:r w:rsidR="00BC0165">
          <w:t xml:space="preserve">Both of these buffers </w:t>
        </w:r>
      </w:ins>
      <w:r>
        <w:t>hav</w:t>
      </w:r>
      <w:ins w:id="75" w:author="Levi Kilcher" w:date="2017-10-02T12:44:00Z">
        <w:r w:rsidR="00BC0165">
          <w:t>e</w:t>
        </w:r>
      </w:ins>
      <w:del w:id="76" w:author="Levi Kilcher" w:date="2017-10-02T12:44:00Z">
        <w:r w:rsidDel="00BC0165">
          <w:delText>ing</w:delText>
        </w:r>
      </w:del>
      <w:r>
        <w:t xml:space="preserve"> a minimum 500 m buffer on either side. Of the original 230,835 km </w:t>
      </w:r>
      <w:ins w:id="77" w:author="Levi Kilcher" w:date="2017-10-02T12:45:00Z">
        <w:r w:rsidR="00BC0165">
          <w:t xml:space="preserve">of cable </w:t>
        </w:r>
      </w:ins>
      <w:r>
        <w:t xml:space="preserve">in the "NOAA Charted Submarine cables in the United States as of December 2012" dataset (Figure 1), 97,321 km fell within the 200 nm of the US exclusive economic zone (EEZ), which was analyzed across 12 territories that overlapped with the cables (Figure 1). </w:t>
      </w:r>
      <w:commentRangeStart w:id="78"/>
      <w:commentRangeStart w:id="79"/>
      <w:del w:id="80" w:author="Levi Kilcher" w:date="2017-10-02T12:45:00Z">
        <w:r w:rsidDel="00BC0165">
          <w:delText xml:space="preserve">A custom Equal Area Albers projection based on 1/6th the extent of each territory was individually applied to minimize spatial distortion when buffering distances at 100 m depth increments using the GEBCO 30 arc-second global grid (Weatherall et al. 2015). </w:delText>
        </w:r>
        <w:commentRangeEnd w:id="78"/>
        <w:r w:rsidR="00BC0165" w:rsidDel="00BC0165">
          <w:rPr>
            <w:rStyle w:val="CommentReference"/>
          </w:rPr>
          <w:commentReference w:id="78"/>
        </w:r>
      </w:del>
      <w:r>
        <w:t>The cable buffer area ranged from 29.35% (242,031 km</w:t>
      </w:r>
      <w:r>
        <w:rPr>
          <w:vertAlign w:val="superscript"/>
        </w:rPr>
        <w:t>2</w:t>
      </w:r>
      <w:r>
        <w:t xml:space="preserve"> [3z] of 824,679 km</w:t>
      </w:r>
      <w:r>
        <w:rPr>
          <w:vertAlign w:val="superscript"/>
        </w:rPr>
        <w:t>2</w:t>
      </w:r>
      <w:r>
        <w:t xml:space="preserve"> total) </w:t>
      </w:r>
      <w:del w:id="81" w:author="Levi Kilcher" w:date="2017-10-02T12:46:00Z">
        <w:r w:rsidDel="00BC0165">
          <w:delText xml:space="preserve">in </w:delText>
        </w:r>
      </w:del>
      <w:ins w:id="82" w:author="Levi Kilcher" w:date="2017-10-02T12:46:00Z">
        <w:r w:rsidR="00BC0165">
          <w:t xml:space="preserve">along </w:t>
        </w:r>
      </w:ins>
      <w:r>
        <w:t>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the Gulf of Mexico (Table 2).</w:t>
      </w:r>
      <w:commentRangeEnd w:id="79"/>
      <w:r w:rsidR="00BC0165">
        <w:rPr>
          <w:rStyle w:val="CommentReference"/>
        </w:rPr>
        <w:commentReference w:id="79"/>
      </w:r>
    </w:p>
    <w:p w14:paraId="04473852" w14:textId="77777777" w:rsidR="00077E8D" w:rsidRDefault="00EE5BD3">
      <w:pPr>
        <w:pStyle w:val="BodyText"/>
        <w:rPr>
          <w:ins w:id="83" w:author="Benjamin Best" w:date="2017-10-02T18:28:00Z"/>
        </w:rPr>
      </w:pPr>
      <w:r>
        <w:t>Overlap of cable buffers with marine renewable energy was assessed for tidal</w:t>
      </w:r>
      <w:ins w:id="84" w:author="Benjamin Best" w:date="2017-10-02T18:25:00Z">
        <w:r w:rsidR="00077E8D">
          <w:t xml:space="preserve"> </w:t>
        </w:r>
        <w:r w:rsidR="00077E8D" w:rsidRPr="00077E8D">
          <w:t>[@haas_assessment_2011]</w:t>
        </w:r>
      </w:ins>
      <w:r>
        <w:t xml:space="preserve">, wave </w:t>
      </w:r>
      <w:ins w:id="85" w:author="Benjamin Best" w:date="2017-10-02T18:25:00Z">
        <w:r w:rsidR="00077E8D" w:rsidRPr="00077E8D">
          <w:t xml:space="preserve">[@Jacobson_Hagerman_Scott_2011] </w:t>
        </w:r>
      </w:ins>
      <w:r>
        <w:t>and wind</w:t>
      </w:r>
      <w:ins w:id="86" w:author="Benjamin Best" w:date="2017-10-02T18:25:00Z">
        <w:r w:rsidR="00077E8D">
          <w:t xml:space="preserve"> </w:t>
        </w:r>
        <w:r w:rsidR="00077E8D" w:rsidRPr="00077E8D">
          <w:t xml:space="preserve">[@schwartz_assessment_2010a] </w:t>
        </w:r>
      </w:ins>
      <w:del w:id="87" w:author="Benjamin Best" w:date="2017-10-02T18:25:00Z">
        <w:r w:rsidDel="00077E8D">
          <w:delText xml:space="preserve"> </w:delText>
        </w:r>
      </w:del>
      <w:r>
        <w:t xml:space="preserve">energy based on energy resource characterizations </w:t>
      </w:r>
      <w:commentRangeStart w:id="88"/>
      <w:r>
        <w:t>available through the National Renewable Energy Lab (NREL)</w:t>
      </w:r>
      <w:ins w:id="89" w:author="Benjamin Best" w:date="2017-10-02T18:25:00Z">
        <w:r w:rsidR="00077E8D" w:rsidRPr="00077E8D">
          <w:t xml:space="preserve"> Wind Prospector^[NREL Wind Prospector: https://maps.nrel.gov/wind-prospector/] or MHK Atlas^[NREL MHK Atlas: https://maps.nrel.gov/mhk-atlas]</w:t>
        </w:r>
      </w:ins>
      <w:r>
        <w:t xml:space="preserve">. </w:t>
      </w:r>
      <w:commentRangeEnd w:id="88"/>
      <w:r w:rsidR="00BC0165">
        <w:rPr>
          <w:rStyle w:val="CommentReference"/>
        </w:rPr>
        <w:commentReference w:id="88"/>
      </w:r>
      <w:r>
        <w:t xml:space="preserve">Assessment of overlap with the advised seperation schemes and energy resource was limited to maximum depths </w:t>
      </w:r>
      <w:ins w:id="90" w:author="Benjamin Best" w:date="2017-10-02T18:26:00Z">
        <w:r w:rsidR="00077E8D" w:rsidRPr="00077E8D">
          <w:t>based on current assessment of technology limitations</w:t>
        </w:r>
        <w:r w:rsidR="00077E8D">
          <w:t xml:space="preserve"> :</w:t>
        </w:r>
      </w:ins>
      <w:del w:id="91" w:author="Benjamin Best" w:date="2017-10-02T18:26:00Z">
        <w:r w:rsidDel="00077E8D">
          <w:delText>(tidal:</w:delText>
        </w:r>
      </w:del>
      <w:r>
        <w:t xml:space="preserve"> &lt; 100 m</w:t>
      </w:r>
      <w:ins w:id="92" w:author="Benjamin Best" w:date="2017-10-02T18:26:00Z">
        <w:r w:rsidR="00077E8D">
          <w:t xml:space="preserve"> for tidal </w:t>
        </w:r>
        <w:r w:rsidR="00077E8D" w:rsidRPr="00077E8D">
          <w:t>[@haas_assessment_2011]</w:t>
        </w:r>
      </w:ins>
      <w:r>
        <w:t>,</w:t>
      </w:r>
      <w:ins w:id="93" w:author="Benjamin Best" w:date="2017-10-02T18:26:00Z">
        <w:r w:rsidR="00077E8D">
          <w:t xml:space="preserve"> </w:t>
        </w:r>
      </w:ins>
      <w:r>
        <w:t xml:space="preserve"> </w:t>
      </w:r>
      <w:del w:id="94" w:author="Benjamin Best" w:date="2017-10-02T18:27:00Z">
        <w:r w:rsidDel="00077E8D">
          <w:delText xml:space="preserve">wave: </w:delText>
        </w:r>
      </w:del>
      <w:r>
        <w:t>&lt; 200 m</w:t>
      </w:r>
      <w:ins w:id="95" w:author="Benjamin Best" w:date="2017-10-02T18:27:00Z">
        <w:r w:rsidR="00077E8D" w:rsidRPr="00077E8D">
          <w:t xml:space="preserve">  for wave [@Jacobson_Hagerman_Scott_2011]</w:t>
        </w:r>
      </w:ins>
      <w:r>
        <w:t xml:space="preserve">, </w:t>
      </w:r>
      <w:del w:id="96" w:author="Benjamin Best" w:date="2017-10-02T18:27:00Z">
        <w:r w:rsidDel="00077E8D">
          <w:delText>wind:</w:delText>
        </w:r>
      </w:del>
      <w:r>
        <w:t xml:space="preserve"> &lt; 1,000 m</w:t>
      </w:r>
      <w:ins w:id="97" w:author="Benjamin Best" w:date="2017-10-02T18:27:00Z">
        <w:r w:rsidR="00077E8D">
          <w:t xml:space="preserve"> </w:t>
        </w:r>
        <w:r w:rsidR="00077E8D" w:rsidRPr="00077E8D">
          <w:t>for wind [@musial_2016_2016]</w:t>
        </w:r>
      </w:ins>
      <w:del w:id="98" w:author="Benjamin Best" w:date="2017-10-02T18:27:00Z">
        <w:r w:rsidDel="00077E8D">
          <w:delText>)</w:delText>
        </w:r>
      </w:del>
      <w:ins w:id="99" w:author="Benjamin Best" w:date="2017-10-02T18:28:00Z">
        <w:r w:rsidR="00077E8D">
          <w:t xml:space="preserve">. The lowest energy classes were also dropped from the assessment </w:t>
        </w:r>
      </w:ins>
      <w:del w:id="100" w:author="Benjamin Best" w:date="2017-10-02T18:28:00Z">
        <w:r w:rsidDel="00077E8D">
          <w:delText xml:space="preserve"> and minimum energy classes </w:delText>
        </w:r>
      </w:del>
      <w:r>
        <w:t xml:space="preserve">(tidal: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xml:space="preserve">) </w:t>
      </w:r>
      <w:ins w:id="101" w:author="Benjamin Best" w:date="2017-10-02T18:28:00Z">
        <w:r w:rsidR="00077E8D">
          <w:t xml:space="preserve">to consider </w:t>
        </w:r>
      </w:ins>
      <w:r>
        <w:t>viable for energy development.</w:t>
      </w:r>
    </w:p>
    <w:p w14:paraId="39424434" w14:textId="55C0E000" w:rsidR="00A529E3" w:rsidRDefault="00EE5BD3" w:rsidP="00A529E3">
      <w:pPr>
        <w:pStyle w:val="BodyText"/>
        <w:rPr>
          <w:ins w:id="102" w:author="Benjamin Best" w:date="2017-10-02T22:27:00Z"/>
        </w:rPr>
      </w:pPr>
      <w:del w:id="103" w:author="Benjamin Best" w:date="2017-10-02T18:28:00Z">
        <w:r w:rsidDel="00077E8D">
          <w:delText xml:space="preserve"> </w:delText>
        </w:r>
      </w:del>
      <w:ins w:id="104" w:author="Levi Kilcher" w:date="2017-10-02T12:50:00Z">
        <w:r w:rsidR="00BC0165">
          <w:t>Total a</w:t>
        </w:r>
      </w:ins>
      <w:del w:id="105" w:author="Levi Kilcher" w:date="2017-10-02T12:50:00Z">
        <w:r w:rsidDel="00BC0165">
          <w:delText>A</w:delText>
        </w:r>
      </w:del>
      <w:r>
        <w:t>rea</w:t>
      </w:r>
      <w:del w:id="106" w:author="Levi Kilcher" w:date="2017-10-02T12:50:00Z">
        <w:r w:rsidDel="00BC0165">
          <w:delText>s</w:delText>
        </w:r>
      </w:del>
      <w:r>
        <w:t xml:space="preserve"> of viable tidal resource </w:t>
      </w:r>
      <w:ins w:id="107" w:author="Benjamin Best" w:date="2017-10-02T21:47:00Z">
        <w:r w:rsidR="00EA704E">
          <w:t xml:space="preserve">(1,671 </w:t>
        </w:r>
      </w:ins>
      <w:ins w:id="108" w:author="Benjamin Best" w:date="2017-10-02T21:48:00Z">
        <w:r w:rsidR="00EA704E">
          <w:t>km</w:t>
        </w:r>
        <w:r w:rsidR="00EA704E" w:rsidRPr="00836B3E">
          <w:rPr>
            <w:vertAlign w:val="superscript"/>
          </w:rPr>
          <w:t>2</w:t>
        </w:r>
      </w:ins>
      <w:ins w:id="109" w:author="Benjamin Best" w:date="2017-10-02T21:47:00Z">
        <w:r w:rsidR="00EA704E">
          <w:t xml:space="preserve">) </w:t>
        </w:r>
      </w:ins>
      <w:ins w:id="110" w:author="Levi Kilcher" w:date="2017-10-02T12:50:00Z">
        <w:r w:rsidR="00BC0165">
          <w:t>is</w:t>
        </w:r>
      </w:ins>
      <w:del w:id="111" w:author="Levi Kilcher" w:date="2017-10-02T12:50:00Z">
        <w:r w:rsidDel="00BC0165">
          <w:delText>are</w:delText>
        </w:r>
      </w:del>
      <w:r>
        <w:t xml:space="preserve"> </w:t>
      </w:r>
      <w:commentRangeStart w:id="112"/>
      <w:r>
        <w:t>orders of magnitude</w:t>
      </w:r>
      <w:commentRangeEnd w:id="112"/>
      <w:r w:rsidR="00712514">
        <w:rPr>
          <w:rStyle w:val="CommentReference"/>
        </w:rPr>
        <w:commentReference w:id="112"/>
      </w:r>
      <w:r>
        <w:t xml:space="preserve"> less</w:t>
      </w:r>
      <w:ins w:id="113" w:author="Benjamin Best" w:date="2017-10-02T21:38:00Z">
        <w:r w:rsidR="00970C8C">
          <w:t xml:space="preserve"> </w:t>
        </w:r>
      </w:ins>
      <w:del w:id="114" w:author="Benjamin Best" w:date="2017-10-02T21:46:00Z">
        <w:r w:rsidDel="00EA704E">
          <w:delText xml:space="preserve"> </w:delText>
        </w:r>
      </w:del>
      <w:r>
        <w:t>than wave</w:t>
      </w:r>
      <w:ins w:id="115" w:author="Benjamin Best" w:date="2017-10-02T21:38:00Z">
        <w:r w:rsidR="00970C8C">
          <w:t xml:space="preserve"> (378,</w:t>
        </w:r>
      </w:ins>
      <w:ins w:id="116" w:author="Benjamin Best" w:date="2017-10-02T21:39:00Z">
        <w:r w:rsidR="00EA704E">
          <w:t>908 km</w:t>
        </w:r>
        <w:r w:rsidR="00970C8C" w:rsidRPr="00EA704E">
          <w:rPr>
            <w:vertAlign w:val="superscript"/>
            <w:rPrChange w:id="117" w:author="Benjamin Best" w:date="2017-10-02T21:47:00Z">
              <w:rPr/>
            </w:rPrChange>
          </w:rPr>
          <w:t>2</w:t>
        </w:r>
        <w:r w:rsidR="00970C8C">
          <w:t>)</w:t>
        </w:r>
      </w:ins>
      <w:r>
        <w:t xml:space="preserve"> or wind </w:t>
      </w:r>
      <w:ins w:id="118" w:author="Benjamin Best" w:date="2017-10-02T21:48:00Z">
        <w:r w:rsidR="00EA704E">
          <w:t>(462,613 km</w:t>
        </w:r>
        <w:r w:rsidR="00EA704E" w:rsidRPr="00836B3E">
          <w:rPr>
            <w:vertAlign w:val="superscript"/>
          </w:rPr>
          <w:t>2</w:t>
        </w:r>
        <w:r w:rsidR="00EA704E">
          <w:t xml:space="preserve">) </w:t>
        </w:r>
      </w:ins>
      <w:r>
        <w:t>owing to requirements for channelized bathymetry (</w:t>
      </w:r>
      <w:ins w:id="119" w:author="Benjamin Best" w:date="2017-10-02T21:38:00Z">
        <w:r w:rsidR="00970C8C">
          <w:t xml:space="preserve">Table </w:t>
        </w:r>
      </w:ins>
      <w:del w:id="120" w:author="Benjamin Best" w:date="2017-10-02T21:38:00Z">
        <w:r w:rsidDel="00970C8C">
          <w:delText xml:space="preserve">Figure </w:delText>
        </w:r>
      </w:del>
      <w:r>
        <w:t>2)</w:t>
      </w:r>
      <w:ins w:id="121" w:author="Levi Kilcher" w:date="2017-10-02T12:51:00Z">
        <w:r w:rsidR="00712514">
          <w:t>. Nationally, tidal energy</w:t>
        </w:r>
      </w:ins>
      <w:del w:id="122" w:author="Levi Kilcher" w:date="2017-10-02T12:51:00Z">
        <w:r w:rsidDel="00712514">
          <w:delText xml:space="preserve"> and</w:delText>
        </w:r>
      </w:del>
      <w:r>
        <w:t xml:space="preserve"> </w:t>
      </w:r>
      <w:ins w:id="123" w:author="Levi Kilcher" w:date="2017-10-02T12:51:00Z">
        <w:r w:rsidR="00712514">
          <w:t>has</w:t>
        </w:r>
      </w:ins>
      <w:del w:id="124" w:author="Levi Kilcher" w:date="2017-10-02T12:51:00Z">
        <w:r w:rsidDel="00712514">
          <w:delText>have</w:delText>
        </w:r>
      </w:del>
      <w:r>
        <w:t xml:space="preserve"> up </w:t>
      </w:r>
      <w:commentRangeStart w:id="125"/>
      <w:commentRangeStart w:id="126"/>
      <w:r>
        <w:t xml:space="preserve">to </w:t>
      </w:r>
      <w:ins w:id="127" w:author="Benjamin Best" w:date="2017-10-02T21:36:00Z">
        <w:r w:rsidR="00970C8C">
          <w:t>3.8</w:t>
        </w:r>
      </w:ins>
      <w:del w:id="128" w:author="Benjamin Best" w:date="2017-10-02T21:36:00Z">
        <w:r w:rsidDel="00970C8C">
          <w:delText>4.7</w:delText>
        </w:r>
      </w:del>
      <w:r>
        <w:t>% overlap</w:t>
      </w:r>
      <w:ins w:id="129" w:author="Benjamin Best" w:date="2017-10-02T21:37:00Z">
        <w:r w:rsidR="00970C8C">
          <w:t>, wave 0.9% and wind 4% (Ta</w:t>
        </w:r>
        <w:r w:rsidR="00EA704E">
          <w:t>ble 2)</w:t>
        </w:r>
      </w:ins>
      <w:ins w:id="130" w:author="Benjamin Best" w:date="2017-10-02T21:49:00Z">
        <w:r w:rsidR="00EA704E">
          <w:t xml:space="preserve">, </w:t>
        </w:r>
      </w:ins>
      <w:ins w:id="131" w:author="Benjamin Best" w:date="2017-10-02T21:50:00Z">
        <w:r w:rsidR="00EA704E">
          <w:t xml:space="preserve">so </w:t>
        </w:r>
      </w:ins>
      <w:ins w:id="132" w:author="Benjamin Best" w:date="2017-10-02T21:49:00Z">
        <w:r w:rsidR="00EA704E">
          <w:t xml:space="preserve">conflict </w:t>
        </w:r>
      </w:ins>
      <w:ins w:id="133" w:author="Benjamin Best" w:date="2017-10-02T21:50:00Z">
        <w:r w:rsidR="00EA704E">
          <w:t xml:space="preserve">between viable </w:t>
        </w:r>
      </w:ins>
      <w:ins w:id="134" w:author="Benjamin Best" w:date="2017-10-02T21:49:00Z">
        <w:r w:rsidR="00EA704E">
          <w:t xml:space="preserve">marine renewable energy resource and </w:t>
        </w:r>
      </w:ins>
      <w:ins w:id="135" w:author="Benjamin Best" w:date="2017-10-02T21:50:00Z">
        <w:r w:rsidR="00EA704E">
          <w:t xml:space="preserve">existing submarine </w:t>
        </w:r>
      </w:ins>
      <w:ins w:id="136" w:author="Benjamin Best" w:date="2017-10-02T21:49:00Z">
        <w:r w:rsidR="00EA704E">
          <w:t xml:space="preserve">cables </w:t>
        </w:r>
      </w:ins>
      <w:ins w:id="137" w:author="Benjamin Best" w:date="2017-10-02T21:51:00Z">
        <w:r w:rsidR="00E957B4">
          <w:t>is generally minimal. However</w:t>
        </w:r>
        <w:r w:rsidR="00EA704E">
          <w:t xml:space="preserve"> </w:t>
        </w:r>
      </w:ins>
      <w:ins w:id="138" w:author="Benjamin Best" w:date="2017-10-02T21:49:00Z">
        <w:r w:rsidR="00EA704E">
          <w:t>a small fraction of viable resource areas</w:t>
        </w:r>
      </w:ins>
      <w:ins w:id="139" w:author="Benjamin Best" w:date="2017-10-02T21:51:00Z">
        <w:r w:rsidR="00EA704E">
          <w:t xml:space="preserve"> in high energy areas</w:t>
        </w:r>
      </w:ins>
      <w:ins w:id="140" w:author="Benjamin Best" w:date="2017-10-02T21:49:00Z">
        <w:r w:rsidR="00EA704E">
          <w:t xml:space="preserve"> is notable. For instance</w:t>
        </w:r>
      </w:ins>
      <w:ins w:id="141" w:author="Benjamin Best" w:date="2017-10-02T22:06:00Z">
        <w:r w:rsidR="00E957B4">
          <w:t>,</w:t>
        </w:r>
      </w:ins>
      <w:ins w:id="142" w:author="Benjamin Best" w:date="2017-10-02T21:49:00Z">
        <w:r w:rsidR="00EA704E">
          <w:t xml:space="preserve"> </w:t>
        </w:r>
      </w:ins>
      <w:ins w:id="143" w:author="Benjamin Best" w:date="2017-10-02T22:06:00Z">
        <w:r w:rsidR="00E957B4">
          <w:t xml:space="preserve">for </w:t>
        </w:r>
      </w:ins>
      <w:ins w:id="144" w:author="Benjamin Best" w:date="2017-10-02T21:49:00Z">
        <w:r w:rsidR="00EA704E">
          <w:t xml:space="preserve">the </w:t>
        </w:r>
      </w:ins>
      <w:ins w:id="145" w:author="Benjamin Best" w:date="2017-10-02T21:57:00Z">
        <w:r w:rsidR="00E957B4">
          <w:t xml:space="preserve">small area (207 km2) of </w:t>
        </w:r>
      </w:ins>
      <w:ins w:id="146" w:author="Benjamin Best" w:date="2017-10-02T21:49:00Z">
        <w:r w:rsidR="00EA704E">
          <w:t>h</w:t>
        </w:r>
      </w:ins>
      <w:ins w:id="147" w:author="Benjamin Best" w:date="2017-10-02T21:52:00Z">
        <w:r w:rsidR="00EA704E">
          <w:t>ighest wind spee</w:t>
        </w:r>
        <w:r w:rsidR="00E957B4">
          <w:t>ds  (</w:t>
        </w:r>
        <w:r w:rsidR="00EA704E">
          <w:t>11-12 m/s</w:t>
        </w:r>
      </w:ins>
      <w:ins w:id="148" w:author="Benjamin Best" w:date="2017-10-02T21:57:00Z">
        <w:r w:rsidR="00E957B4">
          <w:t>)</w:t>
        </w:r>
      </w:ins>
      <w:ins w:id="149" w:author="Benjamin Best" w:date="2017-10-02T21:52:00Z">
        <w:r w:rsidR="00EA704E">
          <w:t xml:space="preserve"> </w:t>
        </w:r>
      </w:ins>
      <w:ins w:id="150" w:author="Benjamin Best" w:date="2017-10-02T21:53:00Z">
        <w:r w:rsidR="00EA704E">
          <w:t xml:space="preserve">occurring only in Hawaii </w:t>
        </w:r>
      </w:ins>
      <w:ins w:id="151" w:author="Benjamin Best" w:date="2017-10-02T21:54:00Z">
        <w:r w:rsidR="00EA704E">
          <w:t xml:space="preserve">overlap is </w:t>
        </w:r>
      </w:ins>
      <w:ins w:id="152" w:author="Benjamin Best" w:date="2017-10-02T21:55:00Z">
        <w:r w:rsidR="00EA704E">
          <w:t xml:space="preserve">up to 37.9%  (Table 6). </w:t>
        </w:r>
        <w:r w:rsidR="00E957B4">
          <w:t>T</w:t>
        </w:r>
      </w:ins>
      <w:ins w:id="153" w:author="Benjamin Best" w:date="2017-10-02T21:58:00Z">
        <w:r w:rsidR="00E957B4">
          <w:t>he lowest t</w:t>
        </w:r>
      </w:ins>
      <w:ins w:id="154" w:author="Benjamin Best" w:date="2017-10-02T21:55:00Z">
        <w:r w:rsidR="00E957B4">
          <w:t>idal</w:t>
        </w:r>
      </w:ins>
      <w:ins w:id="155" w:author="Benjamin Best" w:date="2017-10-02T21:49:00Z">
        <w:r w:rsidR="00EA704E">
          <w:t xml:space="preserve"> energy </w:t>
        </w:r>
      </w:ins>
      <w:ins w:id="156" w:author="Benjamin Best" w:date="2017-10-02T21:58:00Z">
        <w:r w:rsidR="00E957B4">
          <w:t xml:space="preserve">class (500-1,000 </w:t>
        </w:r>
      </w:ins>
      <w:ins w:id="157" w:author="Benjamin Best" w:date="2017-10-02T21:59:00Z">
        <w:r w:rsidR="00E957B4">
          <w:t>$</w:t>
        </w:r>
      </w:ins>
      <w:ins w:id="158" w:author="Benjamin Best" w:date="2017-10-02T21:58:00Z">
        <w:r w:rsidR="00E957B4">
          <w:t>W/m</w:t>
        </w:r>
      </w:ins>
      <w:ins w:id="159" w:author="Benjamin Best" w:date="2017-10-02T21:59:00Z">
        <w:r w:rsidR="00E957B4">
          <w:t>^</w:t>
        </w:r>
      </w:ins>
      <w:ins w:id="160" w:author="Benjamin Best" w:date="2017-10-02T21:58:00Z">
        <w:r w:rsidR="00E957B4">
          <w:t>2</w:t>
        </w:r>
      </w:ins>
      <w:ins w:id="161" w:author="Benjamin Best" w:date="2017-10-02T21:59:00Z">
        <w:r w:rsidR="00E957B4">
          <w:t>$</w:t>
        </w:r>
      </w:ins>
      <w:ins w:id="162" w:author="Benjamin Best" w:date="2017-10-02T21:58:00Z">
        <w:r w:rsidR="00E957B4">
          <w:t>)</w:t>
        </w:r>
      </w:ins>
      <w:ins w:id="163" w:author="Benjamin Best" w:date="2017-10-02T21:59:00Z">
        <w:r w:rsidR="00E957B4">
          <w:t xml:space="preserve"> </w:t>
        </w:r>
      </w:ins>
      <w:ins w:id="164" w:author="Benjamin Best" w:date="2017-10-02T21:49:00Z">
        <w:r w:rsidR="00EA704E">
          <w:t>in</w:t>
        </w:r>
      </w:ins>
      <w:ins w:id="165" w:author="Benjamin Best" w:date="2017-10-02T21:58:00Z">
        <w:r w:rsidR="00E957B4">
          <w:t xml:space="preserve"> the West region (</w:t>
        </w:r>
      </w:ins>
      <w:ins w:id="166" w:author="Benjamin Best" w:date="2017-10-02T21:59:00Z">
        <w:r w:rsidR="00E957B4">
          <w:t>11 $km^2$)</w:t>
        </w:r>
      </w:ins>
      <w:ins w:id="167" w:author="Benjamin Best" w:date="2017-10-02T21:58:00Z">
        <w:r w:rsidR="00E957B4">
          <w:t>, largely around</w:t>
        </w:r>
      </w:ins>
      <w:ins w:id="168" w:author="Benjamin Best" w:date="2017-10-02T21:49:00Z">
        <w:r w:rsidR="00EA704E">
          <w:t xml:space="preserve"> Puget Sound</w:t>
        </w:r>
      </w:ins>
      <w:ins w:id="169" w:author="Benjamin Best" w:date="2017-10-02T21:59:00Z">
        <w:r w:rsidR="00E957B4">
          <w:t xml:space="preserve">, has </w:t>
        </w:r>
      </w:ins>
      <w:ins w:id="170" w:author="Benjamin Best" w:date="2017-10-02T22:00:00Z">
        <w:r w:rsidR="00E957B4">
          <w:t>31.5% overlap (Table 4)</w:t>
        </w:r>
      </w:ins>
      <w:ins w:id="171" w:author="Benjamin Best" w:date="2017-10-02T21:49:00Z">
        <w:r w:rsidR="00EA704E">
          <w:t xml:space="preserve">. </w:t>
        </w:r>
      </w:ins>
      <w:ins w:id="172" w:author="Benjamin Best" w:date="2017-10-02T22:06:00Z">
        <w:r w:rsidR="00E957B4">
          <w:t xml:space="preserve"> </w:t>
        </w:r>
      </w:ins>
    </w:p>
    <w:p w14:paraId="5546CEA1" w14:textId="3E3F4CD1" w:rsidR="00337E2D" w:rsidDel="002F36CE" w:rsidRDefault="00A529E3" w:rsidP="00A529E3">
      <w:pPr>
        <w:pStyle w:val="BodyText"/>
        <w:rPr>
          <w:del w:id="173" w:author="Benjamin Best" w:date="2017-10-02T22:16:00Z"/>
        </w:rPr>
      </w:pPr>
      <w:ins w:id="174" w:author="Benjamin Best" w:date="2017-10-02T22:27:00Z">
        <w:r>
          <w:t>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Association^[North American Submarine Cable Association (NASCA): https://www.n-a-s-c-a.org] or the International Cable Protection Committee^[International Cable Protection Committee (ICPC): https://www.iscpc.org].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ins>
      <w:del w:id="175" w:author="Benjamin Best" w:date="2017-10-02T21:37:00Z">
        <w:r w:rsidR="00EE5BD3" w:rsidDel="00970C8C">
          <w:delText xml:space="preserve"> for the lowest energy class (500 - 1,000 </w:delTex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rsidR="00EE5BD3" w:rsidDel="00970C8C">
          <w:delText xml:space="preserve">) </w:delText>
        </w:r>
      </w:del>
      <w:del w:id="176" w:author="Benjamin Best" w:date="2017-10-02T18:29:00Z">
        <w:r w:rsidR="00EE5BD3" w:rsidDel="00077E8D">
          <w:delText xml:space="preserve">with only </w:delText>
        </w:r>
      </w:del>
      <w:del w:id="177" w:author="Benjamin Best" w:date="2017-10-02T22:16:00Z">
        <w:r w:rsidR="00EE5BD3" w:rsidDel="002F36CE">
          <w:delText xml:space="preserve">2.3% and 0.9% overlap at higher power classes 1,000 - 1,500 and &gt; 1,500 </w:delTex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rsidR="00EE5BD3" w:rsidDel="002F36CE">
          <w:delText xml:space="preserve"> respectively</w:delText>
        </w:r>
        <w:commentRangeEnd w:id="125"/>
        <w:r w:rsidR="00712514" w:rsidDel="002F36CE">
          <w:rPr>
            <w:rStyle w:val="CommentReference"/>
          </w:rPr>
          <w:commentReference w:id="125"/>
        </w:r>
        <w:commentRangeEnd w:id="126"/>
        <w:r w:rsidR="00077E8D" w:rsidDel="002F36CE">
          <w:rPr>
            <w:rStyle w:val="CommentReference"/>
          </w:rPr>
          <w:commentReference w:id="126"/>
        </w:r>
        <w:r w:rsidR="00EE5BD3" w:rsidDel="002F36CE">
          <w:delText xml:space="preserve">. </w:delText>
        </w:r>
        <w:commentRangeStart w:id="178"/>
        <w:r w:rsidR="00EE5BD3" w:rsidDel="002F36CE">
          <w:delText xml:space="preserve">Wave energy at either depth bin of 0 - 100 or 100 - 200 m is very low with at most 2% overlap for the lower energy class (10-20 </w:delText>
        </w:r>
        <m:oMath>
          <m:r>
            <w:rPr>
              <w:rFonts w:ascii="Cambria Math" w:hAnsi="Cambria Math"/>
            </w:rPr>
            <m:t>kW/m</m:t>
          </m:r>
        </m:oMath>
        <w:r w:rsidR="00EE5BD3" w:rsidDel="002F36CE">
          <w:delText xml:space="preserve">) at depths 100 - 200 m. The most abundant viable wind in shallow depth (0 - 100 m) and lower energy (7 - 8 and 8 - 9 </w:delText>
        </w:r>
        <m:oMath>
          <m:r>
            <w:rPr>
              <w:rFonts w:ascii="Cambria Math" w:hAnsi="Cambria Math"/>
            </w:rPr>
            <m:t>m/s</m:t>
          </m:r>
        </m:oMath>
        <w:r w:rsidR="00EE5BD3" w:rsidDel="002F36CE">
          <w:delText xml:space="preserve">) overlaps at most 3.1%, but overlaps more at higher speeds (9.6% at 9 - 10 </w:delText>
        </w:r>
        <m:oMath>
          <m:r>
            <w:rPr>
              <w:rFonts w:ascii="Cambria Math" w:hAnsi="Cambria Math"/>
            </w:rPr>
            <m:t>m/s</m:t>
          </m:r>
        </m:oMath>
        <w:r w:rsidR="00EE5BD3" w:rsidDel="002F36CE">
          <w:delText xml:space="preserve">) and in deeper waters (7.8% and 10.5% at 7 - 8 and 8 - 9 </w:delText>
        </w:r>
        <m:oMath>
          <m:r>
            <w:rPr>
              <w:rFonts w:ascii="Cambria Math" w:hAnsi="Cambria Math"/>
            </w:rPr>
            <m:t>m/s</m:t>
          </m:r>
        </m:oMath>
        <w:r w:rsidR="00EE5BD3" w:rsidDel="002F36CE">
          <w:delText xml:space="preserve"> respectively in depths 200 - 1,000 m). Small areas at the highest wind speeds &gt; 10 </w:delText>
        </w:r>
        <m:oMath>
          <m:r>
            <w:rPr>
              <w:rFonts w:ascii="Cambria Math" w:hAnsi="Cambria Math"/>
            </w:rPr>
            <m:t>m/s</m:t>
          </m:r>
        </m:oMath>
        <w:r w:rsidR="00EE5BD3" w:rsidDel="002F36CE">
          <w:delText xml:space="preserve"> overlap up to 42.1% for the deepest bin (200 - 1,000 m) and highest wind speeds (11 - 12 </w:delText>
        </w:r>
        <m:oMath>
          <m:r>
            <w:rPr>
              <w:rFonts w:ascii="Cambria Math" w:hAnsi="Cambria Math"/>
            </w:rPr>
            <m:t>m/s</m:t>
          </m:r>
        </m:oMath>
        <w:r w:rsidR="00EE5BD3" w:rsidDel="002F36CE">
          <w:delText>).</w:delText>
        </w:r>
        <w:commentRangeEnd w:id="178"/>
        <w:r w:rsidR="00712514" w:rsidDel="002F36CE">
          <w:rPr>
            <w:rStyle w:val="CommentReference"/>
          </w:rPr>
          <w:commentReference w:id="178"/>
        </w:r>
      </w:del>
    </w:p>
    <w:p w14:paraId="1871DD25" w14:textId="62AF1FE2" w:rsidR="00337E2D" w:rsidRDefault="00EE5BD3">
      <w:pPr>
        <w:pStyle w:val="BodyText"/>
      </w:pPr>
      <w:commentRangeStart w:id="179"/>
      <w:del w:id="180" w:author="Benjamin Best" w:date="2017-10-02T22:18:00Z">
        <w:r w:rsidDel="00C321A7">
          <w:delText xml:space="preserve">Energy resources are unevenly distributed across territories. Tidal power (Figure 3, Table 3) is most abundant in Alaska (691 </w:delTex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at 500 - 1,000 </w:delTex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Table 3), the East (390 </w:delTex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at 500 - 1,000 </w:delTex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and the West (46 </w:delTex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at 500 - 1,000 </w:delTex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rsidDel="00C321A7">
          <w:delText xml:space="preserve">), which is where overlap with cable buffers is most significant (23.4 - 31.5%) such as around </w:delText>
        </w:r>
      </w:del>
      <w:del w:id="181" w:author="Benjamin Best" w:date="2017-10-02T22:16:00Z">
        <w:r w:rsidDel="002F36CE">
          <w:delText>Port Townsend, WA</w:delText>
        </w:r>
      </w:del>
      <w:del w:id="182" w:author="Benjamin Best" w:date="2017-10-02T22:18:00Z">
        <w:r w:rsidDel="00C321A7">
          <w:delText xml:space="preserve"> (Figure 11). Wave energy (Figure 4, Table 4) is most abundant in the Pacific territories having the most exposure to storm activity across the largest ocean. Alaska has the most abundant energy across all viable energy classes. Wind speeds (Figure 5, Table 5) in excess of 9 </w:delText>
        </w:r>
        <m:oMath>
          <m:r>
            <w:rPr>
              <w:rFonts w:ascii="Cambria Math" w:hAnsi="Cambria Math"/>
            </w:rPr>
            <m:t>m/s</m:t>
          </m:r>
        </m:oMath>
        <w:r w:rsidDel="00C321A7">
          <w:delText xml:space="preserve"> are not found in the Gulf of Mexico and limited to the offshore New England area of the East (Figure 19), offshore areas of California and Oregon in the West (Figure 19) and dispersed locations in Hawaii (Figure 19).</w:delText>
        </w:r>
        <w:commentRangeEnd w:id="179"/>
        <w:r w:rsidR="00712514" w:rsidDel="00C321A7">
          <w:rPr>
            <w:rStyle w:val="CommentReference"/>
          </w:rPr>
          <w:commentReference w:id="179"/>
        </w:r>
      </w:del>
    </w:p>
    <w:p w14:paraId="633D8212" w14:textId="77777777" w:rsidR="00337E2D" w:rsidRDefault="00EE5BD3">
      <w:pPr>
        <w:pStyle w:val="Heading1"/>
      </w:pPr>
      <w:bookmarkStart w:id="183" w:name="background"/>
      <w:bookmarkEnd w:id="183"/>
      <w:r>
        <w:t>Background</w:t>
      </w:r>
    </w:p>
    <w:p w14:paraId="49B3DE21" w14:textId="7405ECA7" w:rsidR="00337E2D" w:rsidRDefault="00EE5BD3">
      <w:pPr>
        <w:pStyle w:val="FirstParagraph"/>
      </w:pPr>
      <w:r>
        <w:t xml:space="preserve">Demand for abundant and diverse resources in the oceans is growing, necessitating marine spatial planning. To inform development of Marine Hydrokinetic (MHK) and Offshore Wind (OSW) resources, the Department of Energy (DOE) has asked NREL to identify </w:t>
      </w:r>
      <w:del w:id="184" w:author="Levi Kilcher" w:date="2017-10-02T13:01:00Z">
        <w:r w:rsidDel="00DA6C47">
          <w:delText xml:space="preserve">— and mitigate where possible — </w:delText>
        </w:r>
      </w:del>
      <w:r>
        <w:t>the competing use</w:t>
      </w:r>
      <w:ins w:id="185" w:author="Levi Kilcher" w:date="2017-10-02T13:02:00Z">
        <w:r w:rsidR="00DA6C47">
          <w:t xml:space="preserve"> areas</w:t>
        </w:r>
      </w:ins>
      <w:del w:id="186" w:author="Levi Kilcher" w:date="2017-10-02T13:02:00Z">
        <w:r w:rsidDel="00DA6C47">
          <w:delText>s</w:delText>
        </w:r>
      </w:del>
      <w:r>
        <w:t xml:space="preserve"> between </w:t>
      </w:r>
      <w:ins w:id="187" w:author="Levi Kilcher" w:date="2017-10-02T13:02:00Z">
        <w:r w:rsidR="00DA6C47">
          <w:t xml:space="preserve">promising </w:t>
        </w:r>
      </w:ins>
      <w:r>
        <w:t xml:space="preserve">MHK/OSW </w:t>
      </w:r>
      <w:del w:id="188" w:author="Levi Kilcher" w:date="2017-10-02T13:02:00Z">
        <w:r w:rsidDel="00DA6C47">
          <w:delText xml:space="preserve">technologies </w:delText>
        </w:r>
      </w:del>
      <w:ins w:id="189" w:author="Levi Kilcher" w:date="2017-10-02T13:02:00Z">
        <w:r w:rsidR="00DA6C47">
          <w:t xml:space="preserve">sites </w:t>
        </w:r>
      </w:ins>
      <w:r>
        <w:t>and subsea power</w:t>
      </w:r>
      <w:ins w:id="190" w:author="Levi Kilcher" w:date="2017-10-02T13:02:00Z">
        <w:r w:rsidR="00DA6C47">
          <w:t xml:space="preserve"> and </w:t>
        </w:r>
      </w:ins>
      <w:del w:id="191" w:author="Levi Kilcher" w:date="2017-10-02T13:02:00Z">
        <w:r w:rsidDel="00DA6C47">
          <w:delText>/</w:delText>
        </w:r>
      </w:del>
      <w:r>
        <w:t>telecom</w:t>
      </w:r>
      <w:ins w:id="192" w:author="Levi Kilcher" w:date="2017-10-02T13:02:00Z">
        <w:r w:rsidR="00DA6C47">
          <w:t>munications</w:t>
        </w:r>
      </w:ins>
      <w:r>
        <w:t xml:space="preserve"> cables. The first step in this work is to identify and quantify the overlap between the MHK/OSW resource availability and existing cable routes. </w:t>
      </w:r>
      <w:commentRangeStart w:id="193"/>
      <w:r>
        <w:t xml:space="preserve">Several publicly available data layers are available that identify cable routes (e.g. MarineCadastre.gov currently hosts an offshore cables geographical information system (GIS) data layer) and MHK/OSW resource density (MHK Atlas, Wind Prospector). The cable route linear features, however, do not indicate the setback distance necessary to accommodate subsea cable maintenance requirements. </w:t>
      </w:r>
      <w:commentRangeEnd w:id="193"/>
      <w:r w:rsidR="00DA6C47">
        <w:rPr>
          <w:rStyle w:val="CommentReference"/>
        </w:rPr>
        <w:commentReference w:id="193"/>
      </w:r>
      <w:del w:id="194" w:author="Levi Kilcher" w:date="2017-10-02T13:07:00Z">
        <w:r w:rsidDel="00DA6C47">
          <w:delText xml:space="preserve">Preliminary work was done within NREL to evaluate the influence of subsea cable setback distance on the overlap with MHK/OSW for the west coast of the U.S </w:delText>
        </w:r>
        <w:commentRangeStart w:id="195"/>
        <w:r w:rsidDel="00DA6C47">
          <w:delText>(Amante et al. 2016)</w:delText>
        </w:r>
        <w:commentRangeEnd w:id="195"/>
        <w:r w:rsidR="00DA6C47" w:rsidDel="00DA6C47">
          <w:rPr>
            <w:rStyle w:val="CommentReference"/>
          </w:rPr>
          <w:commentReference w:id="195"/>
        </w:r>
        <w:r w:rsidDel="00DA6C47">
          <w:delText>.</w:delText>
        </w:r>
      </w:del>
      <w:r>
        <w:t xml:space="preserve"> Industry reports (Communications Security, Reliability and Interoperability Council IV 2014, 2016) from the International Cable Protection Committee (ICPC) of the North American Submarine Cable Association (NASCA)</w:t>
      </w:r>
      <w:r>
        <w:rPr>
          <w:rStyle w:val="FootnoteReference"/>
        </w:rPr>
        <w:footnoteReference w:id="1"/>
      </w:r>
      <w:r>
        <w:t xml:space="preserve"> advise on setback distances that inform this analysis.</w:t>
      </w:r>
    </w:p>
    <w:p w14:paraId="145D7FEB" w14:textId="77777777" w:rsidR="00337E2D" w:rsidRDefault="00EE5BD3">
      <w:pPr>
        <w:pStyle w:val="Heading1"/>
      </w:pPr>
      <w:bookmarkStart w:id="196" w:name="methods"/>
      <w:bookmarkEnd w:id="196"/>
      <w:r>
        <w:t>Methods</w:t>
      </w:r>
    </w:p>
    <w:p w14:paraId="62010B5F" w14:textId="77777777" w:rsidR="00337E2D" w:rsidRDefault="00EE5BD3">
      <w:pPr>
        <w:pStyle w:val="Heading2"/>
      </w:pPr>
      <w:bookmarkStart w:id="197" w:name="study-area-submarine-cables-depth-and-en"/>
      <w:bookmarkEnd w:id="197"/>
      <w:r>
        <w:t>Study Area, Submarine Cables, Depth and Energy Data</w:t>
      </w:r>
    </w:p>
    <w:p w14:paraId="5D1E33C5" w14:textId="5E67A287" w:rsidR="00337E2D" w:rsidRDefault="00EE5BD3">
      <w:pPr>
        <w:pStyle w:val="FirstParagraph"/>
      </w:pPr>
      <w:r>
        <w:t xml:space="preserve">The study area </w:t>
      </w:r>
      <w:commentRangeStart w:id="198"/>
      <w:r>
        <w:t>consisted</w:t>
      </w:r>
      <w:commentRangeEnd w:id="198"/>
      <w:r w:rsidR="003B78BC">
        <w:rPr>
          <w:rStyle w:val="CommentReference"/>
        </w:rPr>
        <w:commentReference w:id="198"/>
      </w:r>
      <w:r>
        <w:t xml:space="preserve"> of the US waters (Flanders Marine Institute 2016), i.e. the 200 nm extent deemed the exclusive economic zone (EEZ), that overlapped with the offshore cable dataset "NOAA Charted Submarine cables in the United States as of December 2012" available through MarineCadastre.gov.</w:t>
      </w:r>
      <w:r>
        <w:rPr>
          <w:rStyle w:val="FootnoteReference"/>
        </w:rPr>
        <w:footnoteReference w:id="2"/>
      </w:r>
      <w:r>
        <w:t xml:space="preserve"> The territory of the contiguous US </w:t>
      </w:r>
      <w:del w:id="199" w:author="Levi Kilcher" w:date="2017-10-02T13:27:00Z">
        <w:r w:rsidDel="003B78BC">
          <w:delText xml:space="preserve">was </w:delText>
        </w:r>
      </w:del>
      <w:ins w:id="200" w:author="Levi Kilcher" w:date="2017-10-02T13:27:00Z">
        <w:r w:rsidR="003B78BC">
          <w:t xml:space="preserve">is </w:t>
        </w:r>
      </w:ins>
      <w:r>
        <w:t>further divided into West</w:t>
      </w:r>
      <w:ins w:id="201" w:author="Levi Kilcher" w:date="2017-10-02T13:27:00Z">
        <w:r w:rsidR="003B78BC">
          <w:t xml:space="preserve"> Coast</w:t>
        </w:r>
      </w:ins>
      <w:r>
        <w:t>, East</w:t>
      </w:r>
      <w:ins w:id="202" w:author="Levi Kilcher" w:date="2017-10-02T13:27:00Z">
        <w:r w:rsidR="003B78BC">
          <w:t xml:space="preserve"> Coast,</w:t>
        </w:r>
      </w:ins>
      <w:r>
        <w:t xml:space="preserve"> </w:t>
      </w:r>
      <w:del w:id="203" w:author="Levi Kilcher" w:date="2017-10-02T13:29:00Z">
        <w:r w:rsidDel="003B78BC">
          <w:delText xml:space="preserve">and </w:delText>
        </w:r>
      </w:del>
      <w:r>
        <w:t>Gulf of Mexico</w:t>
      </w:r>
      <w:ins w:id="204" w:author="Levi Kilcher" w:date="2017-10-02T13:29:00Z">
        <w:r w:rsidR="003B78BC">
          <w:t>, Hawaii and pacific Islands, and Atlantic islands</w:t>
        </w:r>
      </w:ins>
      <w:r>
        <w:t xml:space="preserve"> </w:t>
      </w:r>
      <w:del w:id="205" w:author="Levi Kilcher" w:date="2017-10-02T13:27:00Z">
        <w:r w:rsidDel="003B78BC">
          <w:delText xml:space="preserve">territories based on the Gulf of Mexico description from the International Hydrographic Organization (IHO) Sea </w:delText>
        </w:r>
        <w:r w:rsidDel="003B78BC">
          <w:lastRenderedPageBreak/>
          <w:delText xml:space="preserve">Areas </w:delText>
        </w:r>
      </w:del>
      <w:r>
        <w:t xml:space="preserve">(VLIZ 2017). To accomodate territories overlapping the international dateline (Hawaii and Alaska), all input and output products were shifted </w:t>
      </w:r>
      <w:del w:id="206" w:author="Levi Kilcher" w:date="2017-10-02T13:28:00Z">
        <w:r w:rsidDel="003B78BC">
          <w:delText xml:space="preserve">from [-180,180] </w:delText>
        </w:r>
      </w:del>
      <w:r>
        <w:t xml:space="preserve">to </w:t>
      </w:r>
      <w:ins w:id="207" w:author="Levi Kilcher" w:date="2017-10-02T13:28:00Z">
        <w:r w:rsidR="003B78BC">
          <w:t xml:space="preserve">a </w:t>
        </w:r>
      </w:ins>
      <w:r>
        <w:t>[0,</w:t>
      </w:r>
      <w:ins w:id="208" w:author="Levi Kilcher" w:date="2017-10-02T13:28:00Z">
        <w:r w:rsidR="003B78BC">
          <w:t xml:space="preserve"> </w:t>
        </w:r>
      </w:ins>
      <w:r>
        <w:t>360]</w:t>
      </w:r>
      <w:ins w:id="209" w:author="Levi Kilcher" w:date="2017-10-02T13:28:00Z">
        <w:r w:rsidR="003B78BC">
          <w:t xml:space="preserve"> longitude space</w:t>
        </w:r>
      </w:ins>
      <w:r>
        <w:t xml:space="preserve">. For more details on the </w:t>
      </w:r>
      <w:commentRangeStart w:id="210"/>
      <w:commentRangeStart w:id="211"/>
      <w:r>
        <w:t xml:space="preserve">12 territories </w:t>
      </w:r>
      <w:commentRangeEnd w:id="210"/>
      <w:r w:rsidR="003B78BC">
        <w:rPr>
          <w:rStyle w:val="CommentReference"/>
        </w:rPr>
        <w:commentReference w:id="210"/>
      </w:r>
      <w:commentRangeEnd w:id="211"/>
      <w:r w:rsidR="00E245D1">
        <w:rPr>
          <w:rStyle w:val="CommentReference"/>
        </w:rPr>
        <w:commentReference w:id="211"/>
      </w:r>
      <w:r>
        <w:t>used in this analysis, see Table 1 and Figure 1.</w:t>
      </w:r>
    </w:p>
    <w:p w14:paraId="6AB4FADC" w14:textId="77777777" w:rsidR="00337E2D" w:rsidRDefault="00EE5BD3">
      <w:pPr>
        <w:pStyle w:val="FigurewithCaption"/>
      </w:pPr>
      <w:r>
        <w:rPr>
          <w:noProof/>
        </w:rPr>
        <w:drawing>
          <wp:inline distT="0" distB="0" distL="0" distR="0" wp14:anchorId="4461A4C0" wp14:editId="70FA3D24">
            <wp:extent cx="5334000" cy="4103076"/>
            <wp:effectExtent l="0" t="0" r="0" b="0"/>
            <wp:docPr id="1" name="Picture" descr="Figure 1 Map of NOAA charted submarine cables (red lines) as of December 2012 within the exclusive economic zone (EEZ; 200 nm) overlapping with United States territorie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3C08B226" w14:textId="77777777" w:rsidR="00337E2D" w:rsidRDefault="00EE5BD3">
      <w:pPr>
        <w:pStyle w:val="ImageCaption"/>
      </w:pPr>
      <w:r>
        <w:t>Figure 1 Map of NOAA charted submarine cables (red lines) as of December 2012 within the exclusive economic zone (EEZ; 200 nm) overlapping with United States territories.</w:t>
      </w:r>
    </w:p>
    <w:p w14:paraId="34A728AF" w14:textId="77777777" w:rsidR="00337E2D" w:rsidRDefault="00EE5BD3">
      <w:pPr>
        <w:pStyle w:val="BodyText"/>
      </w:pPr>
      <w:commentRangeStart w:id="213"/>
      <w:r>
        <w:rPr>
          <w:noProof/>
        </w:rPr>
        <w:lastRenderedPageBreak/>
        <w:drawing>
          <wp:inline distT="0" distB="0" distL="0" distR="0" wp14:anchorId="4B087913" wp14:editId="1F19B66E">
            <wp:extent cx="5334000" cy="30937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10"/>
                    <a:stretch>
                      <a:fillRect/>
                    </a:stretch>
                  </pic:blipFill>
                  <pic:spPr bwMode="auto">
                    <a:xfrm>
                      <a:off x="0" y="0"/>
                      <a:ext cx="5334000" cy="3093720"/>
                    </a:xfrm>
                    <a:prstGeom prst="rect">
                      <a:avLst/>
                    </a:prstGeom>
                    <a:noFill/>
                    <a:ln w="9525">
                      <a:noFill/>
                      <a:headEnd/>
                      <a:tailEnd/>
                    </a:ln>
                  </pic:spPr>
                </pic:pic>
              </a:graphicData>
            </a:graphic>
          </wp:inline>
        </w:drawing>
      </w:r>
      <w:commentRangeEnd w:id="213"/>
      <w:r w:rsidR="000C1003">
        <w:rPr>
          <w:rStyle w:val="CommentReference"/>
        </w:rPr>
        <w:commentReference w:id="213"/>
      </w:r>
    </w:p>
    <w:p w14:paraId="0BD082FD" w14:textId="77777777" w:rsidR="00337E2D" w:rsidRDefault="00EE5BD3">
      <w:pPr>
        <w:pStyle w:val="BodyText"/>
      </w:pPr>
      <w:r>
        <w:t xml:space="preserve">Bathymetric depth comes from the </w:t>
      </w:r>
      <w:hyperlink r:id="rId11">
        <w:r>
          <w:rPr>
            <w:rStyle w:val="Hyperlink"/>
          </w:rPr>
          <w:t>GEBCO 30 arc-second grid</w:t>
        </w:r>
      </w:hyperlink>
      <w:r>
        <w:rPr>
          <w:rStyle w:val="FootnoteReference"/>
        </w:rPr>
        <w:footnoteReference w:id="3"/>
      </w:r>
      <w:r>
        <w:t>.</w:t>
      </w:r>
    </w:p>
    <w:p w14:paraId="593DED57" w14:textId="77777777" w:rsidR="00337E2D" w:rsidRDefault="00EE5BD3">
      <w:pPr>
        <w:pStyle w:val="BodyText"/>
      </w:pPr>
      <w:r>
        <w:t>The marine renewable energy datasets are from NREL and accessible online via NREL's Wind Prospector</w:t>
      </w:r>
      <w:r>
        <w:rPr>
          <w:rStyle w:val="FootnoteReference"/>
        </w:rPr>
        <w:footnoteReference w:id="4"/>
      </w:r>
      <w:r>
        <w:t xml:space="preserve"> and MHK Atlas</w:t>
      </w:r>
      <w:r>
        <w:rPr>
          <w:rStyle w:val="FootnoteReference"/>
        </w:rPr>
        <w:footnoteReference w:id="5"/>
      </w:r>
      <w:r>
        <w:t>. Tidal data were modeled using the Regional Ocean Modeling System and calibrated with available measurements of tidal current speed and water level surface in terms of watts per square meter (W/m</w:t>
      </w:r>
      <w:r>
        <w:rPr>
          <w:vertAlign w:val="superscript"/>
        </w:rPr>
        <w:t>2</w:t>
      </w:r>
      <w:r>
        <w:t>) (Haas et al. 2011). Wave data is based on a 51-month Wavewatch III hindcast database developed by the National Oceanographic and Atmospheric Administration’s (NOAA’s) National Centers for Environmental Prediction for estimation of wave power density in terms of kilowatts per meter (kW/m) (P. T. Jacobson et al. 2011). Wind data is for average offshore wind speed in meters per second (m/s) at a 90 m hub height.</w:t>
      </w:r>
      <w:r>
        <w:rPr>
          <w:rStyle w:val="FootnoteReference"/>
        </w:rPr>
        <w:footnoteReference w:id="6"/>
      </w:r>
    </w:p>
    <w:p w14:paraId="37C6FCBF" w14:textId="77777777" w:rsidR="00337E2D" w:rsidRDefault="00EE5BD3">
      <w:pPr>
        <w:pStyle w:val="Heading2"/>
      </w:pPr>
      <w:bookmarkStart w:id="214" w:name="submarine-cable-avoidance-zones"/>
      <w:bookmarkEnd w:id="214"/>
      <w:r>
        <w:t>Submarine Cable Avoidance Zones</w:t>
      </w:r>
    </w:p>
    <w:p w14:paraId="67DAF291" w14:textId="2B89C812" w:rsidR="00337E2D" w:rsidRDefault="00EE5BD3">
      <w:pPr>
        <w:pStyle w:val="FirstParagraph"/>
      </w:pPr>
      <w:r>
        <w:t xml:space="preserve">The International Cable Protection Committee (ICPC) of the North American Submarine Cable Association (NASCA) outlined recommendations for siting new offshore renewable wind energy facilities and routing new cables. For new facilities they recommend </w:t>
      </w:r>
      <w:ins w:id="215" w:author="Levi Kilcher" w:date="2017-10-02T13:34:00Z">
        <w:r w:rsidR="000C1003">
          <w:t xml:space="preserve">setback distances be </w:t>
        </w:r>
      </w:ins>
      <w:del w:id="216" w:author="Levi Kilcher" w:date="2017-10-02T13:34:00Z">
        <w:r w:rsidDel="000C1003">
          <w:delText xml:space="preserve">a </w:delText>
        </w:r>
      </w:del>
      <w:del w:id="217" w:author="Levi Kilcher" w:date="2017-10-02T13:33:00Z">
        <w:r w:rsidDel="000C1003">
          <w:delText xml:space="preserve">minimum of 500 m and further offshore </w:delText>
        </w:r>
      </w:del>
      <w:r>
        <w:lastRenderedPageBreak/>
        <w:t>twice the depth to the seafloor</w:t>
      </w:r>
      <w:ins w:id="218" w:author="Levi Kilcher" w:date="2017-10-02T13:34:00Z">
        <w:r w:rsidR="000C1003">
          <w:t xml:space="preserve"> and a minimum of 500 m (for depths less than 250 m)</w:t>
        </w:r>
      </w:ins>
      <w:r>
        <w:t xml:space="preserve">, per ICPC Recommendation 13 No. 2 (Communications Security, Reliability and Interoperability Council IV 2014). </w:t>
      </w:r>
      <w:del w:id="219" w:author="Levi Kilcher" w:date="2017-10-02T13:35:00Z">
        <w:r w:rsidDel="000C1003">
          <w:delText xml:space="preserve">So for depths &lt;= 250 m, a 500 m buffer from the cables applies and for depths &gt; 250 m, 2 * depth is to be used. </w:delText>
        </w:r>
      </w:del>
      <w:r>
        <w:t>For placing new submarine cables, seperation distances are specified for minimum (2 * depth) and recommended (3 * depth), per related to ICPC Recommendation 2 No. 10 (Communications Security, Reliability and Interoperability Council IV 2014). We combined these two criteria into 2 sets of buffer distances for siting new facilities ("2z": 2 * depth) and cables ("3z": 3 * depth) avoidance zones, both with a minimum 500 m width.</w:t>
      </w:r>
    </w:p>
    <w:p w14:paraId="559893F1" w14:textId="77777777" w:rsidR="00337E2D" w:rsidRDefault="00EE5BD3">
      <w:pPr>
        <w:pStyle w:val="Heading2"/>
      </w:pPr>
      <w:bookmarkStart w:id="220" w:name="depth-varying-cable-buffer"/>
      <w:bookmarkEnd w:id="220"/>
      <w:r>
        <w:t>Depth-Varying Cable Buffer</w:t>
      </w:r>
    </w:p>
    <w:p w14:paraId="59707AA3" w14:textId="77777777" w:rsidR="00337E2D" w:rsidRDefault="00EE5BD3">
      <w:pPr>
        <w:pStyle w:val="FirstParagraph"/>
      </w:pPr>
      <w:r>
        <w:t>A depth-varying buffer from existing submarine cables for new facilities (2z) and cables (3z) was achieved by intersecting depth with cables and buffering out by depth. Depth from the GEBCO grid was reclassed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7"/>
      </w:r>
      <w:r>
        <w:t xml:space="preserve"> of each territory was individually applied to minimize spatial distortion when buffering.</w:t>
      </w:r>
    </w:p>
    <w:p w14:paraId="4B1DA33E" w14:textId="77777777" w:rsidR="00337E2D" w:rsidRDefault="00EE5BD3">
      <w:pPr>
        <w:pStyle w:val="Heading1"/>
      </w:pPr>
      <w:bookmarkStart w:id="221" w:name="results"/>
      <w:bookmarkEnd w:id="221"/>
      <w:r>
        <w:t>Results</w:t>
      </w:r>
    </w:p>
    <w:p w14:paraId="4B0C6E2B" w14:textId="77777777" w:rsidR="00337E2D" w:rsidRDefault="00EE5BD3">
      <w:pPr>
        <w:pStyle w:val="FirstParagraph"/>
      </w:pPr>
      <w:r>
        <w:t xml:space="preserve">All analytical code to generate outputs, including this data driven report, are available in a publicly accessible online repository: </w:t>
      </w:r>
      <w:hyperlink r:id="rId12">
        <w:r>
          <w:rPr>
            <w:rStyle w:val="Hyperlink"/>
          </w:rPr>
          <w:t>http://github.com/ecoquants/nrel-cables</w:t>
        </w:r>
      </w:hyperlink>
      <w:r>
        <w:t>. Here are particularly noteworthy files:</w:t>
      </w:r>
    </w:p>
    <w:p w14:paraId="36EB4FFF" w14:textId="77777777" w:rsidR="00337E2D" w:rsidRDefault="00EE5BD3">
      <w:pPr>
        <w:pStyle w:val="Compact"/>
        <w:numPr>
          <w:ilvl w:val="0"/>
          <w:numId w:val="3"/>
        </w:numPr>
      </w:pPr>
      <w:r>
        <w:rPr>
          <w:rStyle w:val="VerbatimChar"/>
        </w:rPr>
        <w:t>data/</w:t>
      </w:r>
    </w:p>
    <w:p w14:paraId="7C68C472" w14:textId="77777777" w:rsidR="00337E2D" w:rsidRDefault="00260DCD">
      <w:pPr>
        <w:pStyle w:val="Compact"/>
        <w:numPr>
          <w:ilvl w:val="1"/>
          <w:numId w:val="4"/>
        </w:numPr>
      </w:pPr>
      <w:hyperlink r:id="rId13">
        <w:r w:rsidR="00EE5BD3">
          <w:rPr>
            <w:rStyle w:val="Hyperlink"/>
          </w:rPr>
          <w:t>lns_d1x.geojson</w:t>
        </w:r>
      </w:hyperlink>
      <w:r w:rsidR="00EE5BD3">
        <w:t>: lines of submarine cables segmented at 100 m increments with depth value for buffering, ie minimum 500 m and depth (z) for multiplying by 2 (2z) or 3 (3z).</w:t>
      </w:r>
    </w:p>
    <w:p w14:paraId="5A454F4F" w14:textId="77777777" w:rsidR="00337E2D" w:rsidRDefault="00260DCD">
      <w:pPr>
        <w:pStyle w:val="Compact"/>
        <w:numPr>
          <w:ilvl w:val="1"/>
          <w:numId w:val="4"/>
        </w:numPr>
      </w:pPr>
      <w:hyperlink r:id="rId14">
        <w:r w:rsidR="00EE5BD3">
          <w:rPr>
            <w:rStyle w:val="Hyperlink"/>
          </w:rPr>
          <w:t>buf_2xdepth_incr100m.geojson</w:t>
        </w:r>
      </w:hyperlink>
      <w:r w:rsidR="00EE5BD3">
        <w:t>: polygons for siting new facilities buffered from existing submarine cables at twice the depth (2z), mimimum 500 m.</w:t>
      </w:r>
    </w:p>
    <w:p w14:paraId="30007A51" w14:textId="77777777" w:rsidR="00337E2D" w:rsidRDefault="00260DCD">
      <w:pPr>
        <w:pStyle w:val="Compact"/>
        <w:numPr>
          <w:ilvl w:val="1"/>
          <w:numId w:val="4"/>
        </w:numPr>
      </w:pPr>
      <w:hyperlink r:id="rId15">
        <w:r w:rsidR="00EE5BD3">
          <w:rPr>
            <w:rStyle w:val="Hyperlink"/>
          </w:rPr>
          <w:t>buf_3xdepth_incr100m.geojson</w:t>
        </w:r>
      </w:hyperlink>
      <w:r w:rsidR="00EE5BD3">
        <w:t>: polygons for siting new cables buffered from existing submarine cables at three times the depth (3z), mimimum 500 m.</w:t>
      </w:r>
    </w:p>
    <w:p w14:paraId="1D614F7E" w14:textId="77777777" w:rsidR="00337E2D" w:rsidRDefault="00EE5BD3">
      <w:pPr>
        <w:pStyle w:val="Compact"/>
        <w:numPr>
          <w:ilvl w:val="0"/>
          <w:numId w:val="3"/>
        </w:numPr>
      </w:pPr>
      <w:r>
        <w:rPr>
          <w:rStyle w:val="VerbatimChar"/>
        </w:rPr>
        <w:t>docs/</w:t>
      </w:r>
    </w:p>
    <w:p w14:paraId="393354FD" w14:textId="77777777" w:rsidR="00337E2D" w:rsidRDefault="00260DCD">
      <w:pPr>
        <w:pStyle w:val="Compact"/>
        <w:numPr>
          <w:ilvl w:val="1"/>
          <w:numId w:val="5"/>
        </w:numPr>
      </w:pPr>
      <w:hyperlink r:id="rId16">
        <w:r w:rsidR="00EE5BD3">
          <w:rPr>
            <w:rStyle w:val="Hyperlink"/>
          </w:rPr>
          <w:t>packages_vars.R</w:t>
        </w:r>
      </w:hyperlink>
      <w:r w:rsidR="00EE5BD3">
        <w:t>: R code with variables and packages used across analysis (</w:t>
      </w:r>
      <w:r w:rsidR="00EE5BD3">
        <w:rPr>
          <w:rStyle w:val="VerbatimChar"/>
        </w:rPr>
        <w:t>create_cable-buffer.R</w:t>
      </w:r>
      <w:r w:rsidR="00EE5BD3">
        <w:t xml:space="preserve">, </w:t>
      </w:r>
      <w:r w:rsidR="00EE5BD3">
        <w:rPr>
          <w:rStyle w:val="VerbatimChar"/>
        </w:rPr>
        <w:t>extract_cable-energy.R</w:t>
      </w:r>
      <w:r w:rsidR="00EE5BD3">
        <w:t>) and reporting (</w:t>
      </w:r>
      <w:r w:rsidR="00EE5BD3">
        <w:rPr>
          <w:rStyle w:val="VerbatimChar"/>
        </w:rPr>
        <w:t>report.Rmd</w:t>
      </w:r>
      <w:r w:rsidR="00EE5BD3">
        <w:t>)</w:t>
      </w:r>
    </w:p>
    <w:p w14:paraId="01503AF1" w14:textId="77777777" w:rsidR="00337E2D" w:rsidRDefault="00260DCD">
      <w:pPr>
        <w:pStyle w:val="Compact"/>
        <w:numPr>
          <w:ilvl w:val="1"/>
          <w:numId w:val="5"/>
        </w:numPr>
      </w:pPr>
      <w:hyperlink r:id="rId17">
        <w:r w:rsidR="00EE5BD3">
          <w:rPr>
            <w:rStyle w:val="Hyperlink"/>
          </w:rPr>
          <w:t>create_cable-buffer.R</w:t>
        </w:r>
      </w:hyperlink>
      <w:r w:rsidR="00EE5BD3">
        <w:t>: R code to generate cable buffers at 100 m depth increments.</w:t>
      </w:r>
    </w:p>
    <w:p w14:paraId="7DF1D888" w14:textId="77777777" w:rsidR="00337E2D" w:rsidRDefault="00260DCD">
      <w:pPr>
        <w:pStyle w:val="Compact"/>
        <w:numPr>
          <w:ilvl w:val="1"/>
          <w:numId w:val="5"/>
        </w:numPr>
      </w:pPr>
      <w:hyperlink r:id="rId18">
        <w:r w:rsidR="00EE5BD3">
          <w:rPr>
            <w:rStyle w:val="Hyperlink"/>
          </w:rPr>
          <w:t>extract_cable-energy.R</w:t>
        </w:r>
      </w:hyperlink>
      <w:r w:rsidR="00EE5BD3">
        <w:t>: R code to extract renewable energy for cabled territories.</w:t>
      </w:r>
    </w:p>
    <w:p w14:paraId="420CE752" w14:textId="77777777" w:rsidR="00337E2D" w:rsidRDefault="00260DCD">
      <w:pPr>
        <w:pStyle w:val="Compact"/>
        <w:numPr>
          <w:ilvl w:val="1"/>
          <w:numId w:val="5"/>
        </w:numPr>
      </w:pPr>
      <w:hyperlink r:id="rId19">
        <w:r w:rsidR="00EE5BD3">
          <w:rPr>
            <w:rStyle w:val="Hyperlink"/>
          </w:rPr>
          <w:t>report.Rmd</w:t>
        </w:r>
      </w:hyperlink>
      <w:r w:rsidR="00EE5BD3">
        <w:t>: R markdown document for reproducible, data-driven generation of various report output file formats (</w:t>
      </w:r>
      <w:r w:rsidR="00EE5BD3">
        <w:rPr>
          <w:rStyle w:val="VerbatimChar"/>
        </w:rPr>
        <w:t>report.pdf</w:t>
      </w:r>
      <w:r w:rsidR="00EE5BD3">
        <w:t xml:space="preserve">, </w:t>
      </w:r>
      <w:r w:rsidR="00EE5BD3">
        <w:rPr>
          <w:rStyle w:val="VerbatimChar"/>
        </w:rPr>
        <w:t>report.docx</w:t>
      </w:r>
      <w:r w:rsidR="00EE5BD3">
        <w:t xml:space="preserve">, </w:t>
      </w:r>
      <w:r w:rsidR="00EE5BD3">
        <w:rPr>
          <w:rStyle w:val="VerbatimChar"/>
        </w:rPr>
        <w:t>report.html</w:t>
      </w:r>
      <w:r w:rsidR="00EE5BD3">
        <w:t>)</w:t>
      </w:r>
    </w:p>
    <w:p w14:paraId="04131B38" w14:textId="77777777" w:rsidR="00337E2D" w:rsidRDefault="00EE5BD3">
      <w:pPr>
        <w:pStyle w:val="Heading2"/>
      </w:pPr>
      <w:bookmarkStart w:id="222" w:name="cable-buffer"/>
      <w:bookmarkEnd w:id="222"/>
      <w:r>
        <w:t>Cable Buffer</w:t>
      </w:r>
    </w:p>
    <w:p w14:paraId="6C07F26E" w14:textId="3290D13E" w:rsidR="00337E2D" w:rsidRDefault="00EE5BD3">
      <w:pPr>
        <w:pStyle w:val="FirstParagraph"/>
      </w:pPr>
      <w:r>
        <w:t xml:space="preserve">Of the original 230,835 km </w:t>
      </w:r>
      <w:ins w:id="223" w:author="Levi Kilcher" w:date="2017-10-02T13:37:00Z">
        <w:r w:rsidR="000C1003">
          <w:t xml:space="preserve">of cable </w:t>
        </w:r>
      </w:ins>
      <w:r>
        <w:t>in the "NOAA Charted Submarine cables in the United States as of December 2012" dataset (Figure 1), 97,321 km fell within the 200 nm of the US exclusive economic zone (EEZ), which was analyzed across 12 territories that overlapped with the cables (Figure 1). The cable buffer area ranged from 29.35% (242,031 km</w:t>
      </w:r>
      <w:r>
        <w:rPr>
          <w:vertAlign w:val="superscript"/>
        </w:rPr>
        <w:t>2</w:t>
      </w:r>
      <w:r>
        <w:t xml:space="preserve"> [3z] of 824,679 km</w:t>
      </w:r>
      <w:r>
        <w:rPr>
          <w:vertAlign w:val="superscript"/>
        </w:rPr>
        <w:t>2</w:t>
      </w:r>
      <w:r>
        <w:t xml:space="preserve"> total) in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Gulf of Mexico (Table 2).</w:t>
      </w:r>
    </w:p>
    <w:p w14:paraId="07EC63EB" w14:textId="439D0BCE" w:rsidR="00337E2D" w:rsidRDefault="00EE5BD3">
      <w:pPr>
        <w:pStyle w:val="BodyText"/>
      </w:pPr>
      <w:commentRangeStart w:id="224"/>
      <w:commentRangeStart w:id="225"/>
      <w:r>
        <w:rPr>
          <w:noProof/>
        </w:rPr>
        <w:drawing>
          <wp:inline distT="0" distB="0" distL="0" distR="0" wp14:anchorId="38785C59" wp14:editId="7C7B999F">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commentRangeEnd w:id="224"/>
      <w:commentRangeEnd w:id="225"/>
      <w:r w:rsidR="00E245D1">
        <w:rPr>
          <w:rStyle w:val="CommentReference"/>
        </w:rPr>
        <w:commentReference w:id="225"/>
      </w:r>
      <w:ins w:id="226" w:author="Benjamin Best" w:date="2017-10-03T01:49:00Z">
        <w:r w:rsidR="0031046A" w:rsidDel="0031046A">
          <w:rPr>
            <w:rStyle w:val="CommentReference"/>
          </w:rPr>
          <w:t xml:space="preserve"> </w:t>
        </w:r>
      </w:ins>
      <w:del w:id="227" w:author="Benjamin Best" w:date="2017-10-03T01:49:00Z">
        <w:r w:rsidR="00F13832" w:rsidDel="0031046A">
          <w:rPr>
            <w:rStyle w:val="CommentReference"/>
          </w:rPr>
          <w:commentReference w:id="224"/>
        </w:r>
      </w:del>
    </w:p>
    <w:p w14:paraId="12C1EEE3" w14:textId="77777777" w:rsidR="00337E2D" w:rsidRDefault="00EE5BD3">
      <w:pPr>
        <w:pStyle w:val="Heading2"/>
      </w:pPr>
      <w:bookmarkStart w:id="228" w:name="overlap-of-cable-buffer-with-renewable-e"/>
      <w:bookmarkEnd w:id="228"/>
      <w:r>
        <w:t>Overlap of Cable Buffer with Renewable Energy</w:t>
      </w:r>
    </w:p>
    <w:p w14:paraId="34F63D01" w14:textId="77777777" w:rsidR="00337E2D" w:rsidRDefault="00EE5BD3">
      <w:pPr>
        <w:pStyle w:val="FirstParagraph"/>
      </w:pPr>
      <w:r>
        <w:t xml:space="preserve">Overlap of cable buffers with marine renewable energy was assessed for tidal, wave and wind energy based on energy resource characterizations available through the National Renewable Energy Lab (NREL). Assessment of overlap with the advised seperation schemes and energy resource was limited to maximum depths (tidal: &lt; </w:t>
      </w:r>
      <w:r>
        <w:lastRenderedPageBreak/>
        <w:t xml:space="preserve">100 m, wave: &lt; 200 m, wind: &lt; 1,000 m) and minimum energy classes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xml:space="preserve">) viable for energy development. Areas of viable tidal resource are orders of magnitude less than wave or wind owing to requirements for channelized bathymetry (Figure 2) and have up to 4.7% overlap for the lowest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with only 2.3% and 0.9% overlap at higher power classes 1,000 - 1,500 and &gt; 1,500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m:t>
        </m:r>
      </m:oMath>
      <w:r>
        <w:t xml:space="preserve">) at depths 100 - 200 m. The most abundant viable wind in shallow depth (0 - 100 m) and lower energy (7 - 8 and 8 - 9 </w:t>
      </w:r>
      <m:oMath>
        <m:r>
          <w:rPr>
            <w:rFonts w:ascii="Cambria Math" w:hAnsi="Cambria Math"/>
          </w:rPr>
          <m:t>m/s</m:t>
        </m:r>
      </m:oMath>
      <w:r>
        <w:t xml:space="preserve">) overlaps at most 3.1%, but overlaps more at higher speeds (9.6% at 9 - 10 </w:t>
      </w:r>
      <m:oMath>
        <m:r>
          <w:rPr>
            <w:rFonts w:ascii="Cambria Math" w:hAnsi="Cambria Math"/>
          </w:rPr>
          <m:t>m/s</m:t>
        </m:r>
      </m:oMath>
      <w:r>
        <w:t xml:space="preserve">) and in deeper waters (7.8% and 10.5% at 7 - 8 and 8 - 9 </w:t>
      </w:r>
      <m:oMath>
        <m:r>
          <w:rPr>
            <w:rFonts w:ascii="Cambria Math" w:hAnsi="Cambria Math"/>
          </w:rPr>
          <m:t>m/s</m:t>
        </m:r>
      </m:oMath>
      <w:r>
        <w:t xml:space="preserve"> respectively in depths 200 - 1,000 m). Small areas at the highest wind speeds &gt; 10 </w:t>
      </w:r>
      <m:oMath>
        <m:r>
          <w:rPr>
            <w:rFonts w:ascii="Cambria Math" w:hAnsi="Cambria Math"/>
          </w:rPr>
          <m:t>m/s</m:t>
        </m:r>
      </m:oMath>
      <w:r>
        <w:t xml:space="preserve"> overlap up to 42.1% for the deepest bin (200 - 1,000 m) and highest wind speeds (11 - 12 </w:t>
      </w:r>
      <m:oMath>
        <m:r>
          <w:rPr>
            <w:rFonts w:ascii="Cambria Math" w:hAnsi="Cambria Math"/>
          </w:rPr>
          <m:t>m/s</m:t>
        </m:r>
      </m:oMath>
      <w:r>
        <w:t>).</w:t>
      </w:r>
    </w:p>
    <w:p w14:paraId="658F0E3A" w14:textId="77777777" w:rsidR="00337E2D" w:rsidRDefault="00EE5BD3">
      <w:pPr>
        <w:pStyle w:val="BodyText"/>
      </w:pPr>
      <w:r>
        <w:t xml:space="preserve">Energy resources are unevenly distributed across territories. Tidal power (Figure 3, Table 3)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Table 3),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11). Wave energy (Figure 4, Table 4) is most abundant in the Pacific territories having the most exposure to storm activity across the largest ocean. Alaska has the most abundant energy across all viable energy classes. Wind speeds (Figure 5, Table 5) in excess of 9 </w:t>
      </w:r>
      <m:oMath>
        <m:r>
          <w:rPr>
            <w:rFonts w:ascii="Cambria Math" w:hAnsi="Cambria Math"/>
          </w:rPr>
          <m:t>m/s</m:t>
        </m:r>
      </m:oMath>
      <w:r>
        <w:t xml:space="preserve"> are not found in the Gulf of Mexico and limited to the offshore New England area of the East (Figure 19), offshore areas of California and Oregon in the West (Figure 19) and dispersed locations in Hawaii (Figure 19).</w:t>
      </w:r>
    </w:p>
    <w:p w14:paraId="3C21B01F" w14:textId="77777777" w:rsidR="00337E2D" w:rsidRDefault="00EE5BD3">
      <w:pPr>
        <w:pStyle w:val="FigurewithCaption"/>
      </w:pPr>
      <w:r>
        <w:rPr>
          <w:noProof/>
        </w:rPr>
        <w:lastRenderedPageBreak/>
        <w:drawing>
          <wp:inline distT="0" distB="0" distL="0" distR="0" wp14:anchorId="2CC15A0E" wp14:editId="10A89724">
            <wp:extent cx="5334000" cy="4267200"/>
            <wp:effectExtent l="0" t="0" r="0" b="0"/>
            <wp:docPr id="4" name="Picture" descr="Figure 2 Area of energy classes per depth bin across forms of energy resource characterization (tidal, wave and wind)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m^2; wave: &gt; 10 kW/m; wind &gt; 7 m/s) for viable renewabl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Energy-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36E620F" w14:textId="77777777" w:rsidR="00337E2D" w:rsidRDefault="00EE5BD3">
      <w:pPr>
        <w:pStyle w:val="ImageCaption"/>
      </w:pPr>
      <w:commentRangeStart w:id="229"/>
      <w:commentRangeStart w:id="230"/>
      <w:r>
        <w:t>Figure 2</w:t>
      </w:r>
      <w:commentRangeEnd w:id="229"/>
      <w:r w:rsidR="00557C7C">
        <w:rPr>
          <w:rStyle w:val="CommentReference"/>
          <w:i w:val="0"/>
        </w:rPr>
        <w:commentReference w:id="229"/>
      </w:r>
      <w:r>
        <w:t xml:space="preserve"> </w:t>
      </w:r>
      <w:commentRangeEnd w:id="230"/>
      <w:r w:rsidR="00E245D1">
        <w:rPr>
          <w:rStyle w:val="CommentReference"/>
          <w:i w:val="0"/>
        </w:rPr>
        <w:commentReference w:id="230"/>
      </w:r>
      <w:r>
        <w:t xml:space="preserve">Area of energy classes per depth bin across forms of energy resource characterization (tidal, wave and wind)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for viable renewable energy development.</w:t>
      </w:r>
    </w:p>
    <w:p w14:paraId="6CB4E09E" w14:textId="77777777" w:rsidR="00337E2D" w:rsidRDefault="00EE5BD3">
      <w:pPr>
        <w:pStyle w:val="Heading3"/>
      </w:pPr>
      <w:bookmarkStart w:id="231" w:name="tidal"/>
      <w:bookmarkEnd w:id="231"/>
      <w:r>
        <w:lastRenderedPageBreak/>
        <w:t>Tidal</w:t>
      </w:r>
    </w:p>
    <w:p w14:paraId="721A014F" w14:textId="77777777" w:rsidR="00337E2D" w:rsidRDefault="00EE5BD3">
      <w:pPr>
        <w:pStyle w:val="FigurewithCaption"/>
      </w:pPr>
      <w:r>
        <w:rPr>
          <w:noProof/>
        </w:rPr>
        <w:drawing>
          <wp:inline distT="0" distB="0" distL="0" distR="0" wp14:anchorId="2EBB0191" wp14:editId="5737E813">
            <wp:extent cx="5334000" cy="4267200"/>
            <wp:effectExtent l="0" t="0" r="0" b="0"/>
            <wp:docPr id="5" name="Picture" descr="Figure 3 Area of tidal power classes (W/m^2)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m^2) for viable tidal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Tide-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6AB133E6" w14:textId="77777777" w:rsidR="00337E2D" w:rsidRDefault="00EE5BD3">
      <w:pPr>
        <w:pStyle w:val="ImageCaption"/>
      </w:pPr>
      <w:r>
        <w:t>Figure 3 Area of tidal power classes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for viable tidal energy development.</w:t>
      </w:r>
    </w:p>
    <w:p w14:paraId="2B20F6AB" w14:textId="77777777" w:rsidR="00337E2D" w:rsidRDefault="00EE5BD3">
      <w:pPr>
        <w:pStyle w:val="BodyText"/>
      </w:pPr>
      <w:r>
        <w:rPr>
          <w:noProof/>
        </w:rPr>
        <w:lastRenderedPageBreak/>
        <w:drawing>
          <wp:inline distT="0" distB="0" distL="0" distR="0" wp14:anchorId="16CEF6EC" wp14:editId="1CE3834B">
            <wp:extent cx="5334000" cy="30937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Tide-1.png"/>
                    <pic:cNvPicPr>
                      <a:picLocks noChangeAspect="1" noChangeArrowheads="1"/>
                    </pic:cNvPicPr>
                  </pic:nvPicPr>
                  <pic:blipFill>
                    <a:blip r:embed="rId23"/>
                    <a:stretch>
                      <a:fillRect/>
                    </a:stretch>
                  </pic:blipFill>
                  <pic:spPr bwMode="auto">
                    <a:xfrm>
                      <a:off x="0" y="0"/>
                      <a:ext cx="5334000" cy="3093720"/>
                    </a:xfrm>
                    <a:prstGeom prst="rect">
                      <a:avLst/>
                    </a:prstGeom>
                    <a:noFill/>
                    <a:ln w="9525">
                      <a:noFill/>
                      <a:headEnd/>
                      <a:tailEnd/>
                    </a:ln>
                  </pic:spPr>
                </pic:pic>
              </a:graphicData>
            </a:graphic>
          </wp:inline>
        </w:drawing>
      </w:r>
    </w:p>
    <w:p w14:paraId="2AA3B81E" w14:textId="77777777" w:rsidR="00337E2D" w:rsidRDefault="00EE5BD3">
      <w:pPr>
        <w:pStyle w:val="Heading3"/>
      </w:pPr>
      <w:bookmarkStart w:id="232" w:name="wave"/>
      <w:bookmarkEnd w:id="232"/>
      <w:r>
        <w:t>Wave</w:t>
      </w:r>
    </w:p>
    <w:p w14:paraId="65DB2100" w14:textId="77777777" w:rsidR="00337E2D" w:rsidRDefault="00EE5BD3">
      <w:pPr>
        <w:pStyle w:val="FigurewithCaption"/>
      </w:pPr>
      <w:r>
        <w:rPr>
          <w:noProof/>
        </w:rPr>
        <w:drawing>
          <wp:inline distT="0" distB="0" distL="0" distR="0" wp14:anchorId="5F3099A1" wp14:editId="668296F8">
            <wp:extent cx="5334000" cy="4267200"/>
            <wp:effectExtent l="0" t="0" r="0" b="0"/>
            <wp:docPr id="7" name="Picture" descr="Figure 4 Area of wave energy classes (kW/m)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 kW/m) for viable wave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ave-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28DEF7E" w14:textId="77777777" w:rsidR="00337E2D" w:rsidRDefault="00EE5BD3">
      <w:pPr>
        <w:pStyle w:val="ImageCaption"/>
      </w:pPr>
      <w:r>
        <w:t>Figure 4 Area of wave energy classes (</w:t>
      </w:r>
      <m:oMath>
        <m:r>
          <w:rPr>
            <w:rFonts w:ascii="Cambria Math" w:hAnsi="Cambria Math"/>
          </w:rPr>
          <m:t>kW/m</m:t>
        </m:r>
      </m:oMath>
      <w:r>
        <w:t xml:space="preserve">) per US territory with percent overlap of horizontal safety seperation scheme from existing submarine cables for new facilities </w:t>
      </w:r>
      <w:r>
        <w:lastRenderedPageBreak/>
        <w:t xml:space="preserve">(2 * depth) and new cables (3 * depth). Overlap of new cables buffer (3z) is inclusive of the new facilities buffer (2z) so the height of the bar represents total area for the energy class. Assessed area is limited to a maximum depth (&gt; 200 m) and minimum energy classes (&gt; 10 </w:t>
      </w:r>
      <m:oMath>
        <m:r>
          <w:rPr>
            <w:rFonts w:ascii="Cambria Math" w:hAnsi="Cambria Math"/>
          </w:rPr>
          <m:t>kW/m</m:t>
        </m:r>
      </m:oMath>
      <w:r>
        <w:t>) for viable wave energy development.</w:t>
      </w:r>
    </w:p>
    <w:p w14:paraId="3A297D3B" w14:textId="77777777" w:rsidR="00337E2D" w:rsidRDefault="00EE5BD3">
      <w:pPr>
        <w:pStyle w:val="BodyText"/>
      </w:pPr>
      <w:r>
        <w:rPr>
          <w:noProof/>
        </w:rPr>
        <w:drawing>
          <wp:inline distT="0" distB="0" distL="0" distR="0" wp14:anchorId="3AE68DFF" wp14:editId="39E24AAD">
            <wp:extent cx="5334000" cy="30937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Wave-1.png"/>
                    <pic:cNvPicPr>
                      <a:picLocks noChangeAspect="1" noChangeArrowheads="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14:paraId="64B60CB5" w14:textId="77777777" w:rsidR="00337E2D" w:rsidRDefault="00EE5BD3">
      <w:pPr>
        <w:pStyle w:val="Heading3"/>
      </w:pPr>
      <w:bookmarkStart w:id="233" w:name="wind"/>
      <w:bookmarkEnd w:id="233"/>
      <w:r>
        <w:lastRenderedPageBreak/>
        <w:t>Wind</w:t>
      </w:r>
    </w:p>
    <w:p w14:paraId="37127883" w14:textId="77777777" w:rsidR="00337E2D" w:rsidRDefault="00EE5BD3">
      <w:pPr>
        <w:pStyle w:val="FigurewithCaption"/>
      </w:pPr>
      <w:r>
        <w:rPr>
          <w:noProof/>
        </w:rPr>
        <w:drawing>
          <wp:inline distT="0" distB="0" distL="0" distR="0" wp14:anchorId="39579CEC" wp14:editId="712BEDE9">
            <wp:extent cx="5334000" cy="4267200"/>
            <wp:effectExtent l="0" t="0" r="0" b="0"/>
            <wp:docPr id="9" name="Picture" descr="Figure 5 Area of wind speed classes (m/s)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m/s) for viable wind energy development."/>
            <wp:cNvGraphicFramePr/>
            <a:graphic xmlns:a="http://schemas.openxmlformats.org/drawingml/2006/main">
              <a:graphicData uri="http://schemas.openxmlformats.org/drawingml/2006/picture">
                <pic:pic xmlns:pic="http://schemas.openxmlformats.org/drawingml/2006/picture">
                  <pic:nvPicPr>
                    <pic:cNvPr id="0" name="Picture" descr="report_files/figure-docx/pltWind-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AA5FDA0" w14:textId="77777777" w:rsidR="00337E2D" w:rsidRDefault="00EE5BD3">
      <w:pPr>
        <w:pStyle w:val="ImageCaption"/>
      </w:pPr>
      <w:r>
        <w:t>Figure 5 Area of wind speed classes (</w:t>
      </w:r>
      <m:oMath>
        <m:r>
          <w:rPr>
            <w:rFonts w:ascii="Cambria Math" w:hAnsi="Cambria Math"/>
          </w:rPr>
          <m:t>m/s</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w:t>
      </w:r>
      <m:oMath>
        <m:r>
          <w:rPr>
            <w:rFonts w:ascii="Cambria Math" w:hAnsi="Cambria Math"/>
          </w:rPr>
          <m:t>m/s</m:t>
        </m:r>
      </m:oMath>
      <w:r>
        <w:t>) for viable wind energy development.</w:t>
      </w:r>
    </w:p>
    <w:p w14:paraId="2CFFBA45" w14:textId="77777777" w:rsidR="00337E2D" w:rsidRDefault="00EE5BD3">
      <w:pPr>
        <w:pStyle w:val="BodyText"/>
      </w:pPr>
      <w:r>
        <w:rPr>
          <w:noProof/>
        </w:rPr>
        <w:lastRenderedPageBreak/>
        <w:drawing>
          <wp:inline distT="0" distB="0" distL="0" distR="0" wp14:anchorId="3D52FE3A" wp14:editId="33EFD734">
            <wp:extent cx="5334000" cy="352577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ind-1.png"/>
                    <pic:cNvPicPr>
                      <a:picLocks noChangeAspect="1" noChangeArrowheads="1"/>
                    </pic:cNvPicPr>
                  </pic:nvPicPr>
                  <pic:blipFill>
                    <a:blip r:embed="rId27"/>
                    <a:stretch>
                      <a:fillRect/>
                    </a:stretch>
                  </pic:blipFill>
                  <pic:spPr bwMode="auto">
                    <a:xfrm>
                      <a:off x="0" y="0"/>
                      <a:ext cx="5334000" cy="3525774"/>
                    </a:xfrm>
                    <a:prstGeom prst="rect">
                      <a:avLst/>
                    </a:prstGeom>
                    <a:noFill/>
                    <a:ln w="9525">
                      <a:noFill/>
                      <a:headEnd/>
                      <a:tailEnd/>
                    </a:ln>
                  </pic:spPr>
                </pic:pic>
              </a:graphicData>
            </a:graphic>
          </wp:inline>
        </w:drawing>
      </w:r>
    </w:p>
    <w:p w14:paraId="6999A60E" w14:textId="77777777" w:rsidR="00337E2D" w:rsidRDefault="00EE5BD3">
      <w:pPr>
        <w:pStyle w:val="Heading1"/>
      </w:pPr>
      <w:bookmarkStart w:id="234" w:name="conclusions"/>
      <w:bookmarkEnd w:id="234"/>
      <w:r>
        <w:t>Conclusions</w:t>
      </w:r>
    </w:p>
    <w:p w14:paraId="468461BE" w14:textId="77777777" w:rsidR="00337E2D" w:rsidRDefault="00EE5BD3">
      <w:pPr>
        <w:pStyle w:val="FirstParagraph"/>
      </w:pPr>
      <w:r>
        <w:t>Given climate change impacts of fossil fuel energy production (Pachauri et al. 2015), development of clean renewable energy alternatives are imperative for the sustainable future of the United States and rest of the planet. 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 (Communications Security, Reliability and Interoperability Council IV 2014, 2016). The submarine cable safety avoidance zones created and evaluated through this report are products intended to minimize conflict at the plannnig stage between these competing uses.</w:t>
      </w:r>
    </w:p>
    <w:p w14:paraId="5FA69D20" w14:textId="77777777" w:rsidR="00337E2D" w:rsidRDefault="00EE5BD3">
      <w:pPr>
        <w:pStyle w:val="BodyText"/>
      </w:pPr>
      <w:r>
        <w:t>Although the US currently only has one marine renewable energy facility in full production at Block Island NJ, many more are in pilot and proposal phases with much future potential (Beiter et al. 2017; Lehmann et al. 2017; Uihlein and Magagna 2016). These spatial avoidance zones are advisory. Should there be overlapping interest, negotiations between renewable energy developers and cable operators should be sought.</w:t>
      </w:r>
    </w:p>
    <w:p w14:paraId="15E6AC12" w14:textId="77777777" w:rsidR="00337E2D" w:rsidRDefault="00EE5BD3">
      <w:pPr>
        <w:pStyle w:val="Heading1"/>
      </w:pPr>
      <w:bookmarkStart w:id="235" w:name="appendix-appendix"/>
      <w:bookmarkEnd w:id="235"/>
      <w:r>
        <w:lastRenderedPageBreak/>
        <w:t>(APPENDIX) Appendix</w:t>
      </w:r>
    </w:p>
    <w:p w14:paraId="4D63E10A" w14:textId="77777777" w:rsidR="00337E2D" w:rsidRDefault="00EE5BD3">
      <w:pPr>
        <w:pStyle w:val="Heading1"/>
      </w:pPr>
      <w:bookmarkStart w:id="236" w:name="maps-by-us-territory-of-cable-buffer-and"/>
      <w:bookmarkEnd w:id="236"/>
      <w:r>
        <w:t>Maps by US Territory of Cable Buffer and Renewable Energy</w:t>
      </w:r>
    </w:p>
    <w:p w14:paraId="0BBD26CF" w14:textId="77777777" w:rsidR="00337E2D" w:rsidRDefault="00EE5BD3">
      <w:pPr>
        <w:pStyle w:val="Heading2"/>
      </w:pPr>
      <w:bookmarkStart w:id="237" w:name="tide"/>
      <w:bookmarkEnd w:id="237"/>
      <w:r>
        <w:t>Tide</w:t>
      </w:r>
    </w:p>
    <w:p w14:paraId="7286956F" w14:textId="77777777" w:rsidR="00337E2D" w:rsidRDefault="00EE5BD3">
      <w:pPr>
        <w:pStyle w:val="Heading3"/>
      </w:pPr>
      <w:bookmarkStart w:id="238" w:name="alaska"/>
      <w:bookmarkEnd w:id="238"/>
      <w:r>
        <w:t>Alaska</w:t>
      </w:r>
    </w:p>
    <w:p w14:paraId="301FB30B" w14:textId="77777777" w:rsidR="00337E2D" w:rsidRDefault="00EE5BD3">
      <w:pPr>
        <w:pStyle w:val="FigurewithCaption"/>
      </w:pPr>
      <w:r>
        <w:rPr>
          <w:noProof/>
        </w:rPr>
        <w:drawing>
          <wp:inline distT="0" distB="0" distL="0" distR="0" wp14:anchorId="131FC175" wp14:editId="444D57A2">
            <wp:extent cx="5334000" cy="5334000"/>
            <wp:effectExtent l="0" t="0" r="0" b="0"/>
            <wp:docPr id="11" name="Picture" descr="Figure 6 Map of tidal power (W/m^2)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14:paraId="4B24803E" w14:textId="77777777" w:rsidR="00337E2D" w:rsidRDefault="00EE5BD3">
      <w:pPr>
        <w:pStyle w:val="ImageCaption"/>
      </w:pPr>
      <w:commentRangeStart w:id="239"/>
      <w:r>
        <w:t xml:space="preserve">Figure 6 </w:t>
      </w:r>
      <w:commentRangeEnd w:id="239"/>
      <w:r w:rsidR="00557C7C">
        <w:rPr>
          <w:rStyle w:val="CommentReference"/>
          <w:i w:val="0"/>
        </w:rPr>
        <w:commentReference w:id="239"/>
      </w:r>
      <w:r>
        <w:t>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w:t>
      </w:r>
      <w:r>
        <w:lastRenderedPageBreak/>
        <w:t xml:space="preserve">can zoom and pan interactively on these layers at </w:t>
      </w:r>
      <w:hyperlink r:id="rId29">
        <w:r>
          <w:rPr>
            <w:rStyle w:val="Hyperlink"/>
          </w:rPr>
          <w:t>http://ecoquants.github.io/nrel-cables/maps.html</w:t>
        </w:r>
      </w:hyperlink>
      <w:r>
        <w:t>.</w:t>
      </w:r>
    </w:p>
    <w:p w14:paraId="52589CCB" w14:textId="77777777" w:rsidR="00337E2D" w:rsidRDefault="00EE5BD3">
      <w:pPr>
        <w:pStyle w:val="Heading3"/>
      </w:pPr>
      <w:bookmarkStart w:id="240" w:name="east"/>
      <w:bookmarkEnd w:id="240"/>
      <w:r>
        <w:t>East</w:t>
      </w:r>
    </w:p>
    <w:p w14:paraId="2C840285" w14:textId="77777777" w:rsidR="00337E2D" w:rsidRDefault="00EE5BD3">
      <w:pPr>
        <w:pStyle w:val="FigurewithCaption"/>
      </w:pPr>
      <w:r>
        <w:rPr>
          <w:noProof/>
        </w:rPr>
        <w:drawing>
          <wp:inline distT="0" distB="0" distL="0" distR="0" wp14:anchorId="6627A92E" wp14:editId="1A9246EB">
            <wp:extent cx="5334000" cy="5334000"/>
            <wp:effectExtent l="0" t="0" r="0" b="0"/>
            <wp:docPr id="12" name="Picture" descr="Figure 7 Map of tidal power (W/m^2)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14:paraId="5F617BEF" w14:textId="77777777" w:rsidR="00337E2D" w:rsidRDefault="00EE5BD3">
      <w:pPr>
        <w:pStyle w:val="ImageCaption"/>
      </w:pPr>
      <w:r>
        <w:t>Figure 7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1">
        <w:r>
          <w:rPr>
            <w:rStyle w:val="Hyperlink"/>
          </w:rPr>
          <w:t>http://ecoquants.github.io/nrel-cables/maps.html</w:t>
        </w:r>
      </w:hyperlink>
      <w:r>
        <w:t>.</w:t>
      </w:r>
    </w:p>
    <w:p w14:paraId="39DC74F0" w14:textId="77777777" w:rsidR="00337E2D" w:rsidRDefault="00EE5BD3">
      <w:pPr>
        <w:pStyle w:val="Heading3"/>
      </w:pPr>
      <w:bookmarkStart w:id="241" w:name="gulf-of-mexico"/>
      <w:bookmarkEnd w:id="241"/>
      <w:r>
        <w:lastRenderedPageBreak/>
        <w:t>Gulf of Mexico</w:t>
      </w:r>
    </w:p>
    <w:p w14:paraId="597EF15B" w14:textId="77777777" w:rsidR="00337E2D" w:rsidRDefault="00EE5BD3">
      <w:pPr>
        <w:pStyle w:val="FigurewithCaption"/>
      </w:pPr>
      <w:r>
        <w:rPr>
          <w:noProof/>
        </w:rPr>
        <w:drawing>
          <wp:inline distT="0" distB="0" distL="0" distR="0" wp14:anchorId="78B76CD9" wp14:editId="2FD7CBFA">
            <wp:extent cx="5334000" cy="5334000"/>
            <wp:effectExtent l="0" t="0" r="0" b="0"/>
            <wp:docPr id="13" name="Picture" descr="Figure 8 Map of tidal power (W/m^2)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75FE058C" w14:textId="77777777" w:rsidR="00337E2D" w:rsidRDefault="00EE5BD3">
      <w:pPr>
        <w:pStyle w:val="ImageCaption"/>
      </w:pPr>
      <w:r>
        <w:t>Figure 8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3">
        <w:r>
          <w:rPr>
            <w:rStyle w:val="Hyperlink"/>
          </w:rPr>
          <w:t>http://ecoquants.github.io/nrel-cables/maps.html</w:t>
        </w:r>
      </w:hyperlink>
      <w:r>
        <w:t>.</w:t>
      </w:r>
    </w:p>
    <w:p w14:paraId="2D27D5BB" w14:textId="77777777" w:rsidR="00337E2D" w:rsidRDefault="00EE5BD3">
      <w:pPr>
        <w:pStyle w:val="Heading3"/>
      </w:pPr>
      <w:bookmarkStart w:id="242" w:name="puerto-rico"/>
      <w:bookmarkEnd w:id="242"/>
      <w:r>
        <w:lastRenderedPageBreak/>
        <w:t>Puerto Rico</w:t>
      </w:r>
    </w:p>
    <w:p w14:paraId="6C3F22CD" w14:textId="77777777" w:rsidR="00337E2D" w:rsidRDefault="00EE5BD3">
      <w:pPr>
        <w:pStyle w:val="FigurewithCaption"/>
      </w:pPr>
      <w:r>
        <w:rPr>
          <w:noProof/>
        </w:rPr>
        <w:drawing>
          <wp:inline distT="0" distB="0" distL="0" distR="0" wp14:anchorId="04B8F523" wp14:editId="46A105D9">
            <wp:extent cx="5334000" cy="5334000"/>
            <wp:effectExtent l="0" t="0" r="0" b="0"/>
            <wp:docPr id="14" name="Picture" descr="Figure 9 Map of tidal power (W/m^2)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4D26F155" w14:textId="77777777" w:rsidR="00337E2D" w:rsidRDefault="00EE5BD3">
      <w:pPr>
        <w:pStyle w:val="ImageCaption"/>
      </w:pPr>
      <w:r>
        <w:t>Figure 9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5">
        <w:r>
          <w:rPr>
            <w:rStyle w:val="Hyperlink"/>
          </w:rPr>
          <w:t>http://ecoquants.github.io/nrel-cables/maps.html</w:t>
        </w:r>
      </w:hyperlink>
      <w:r>
        <w:t>.</w:t>
      </w:r>
    </w:p>
    <w:p w14:paraId="6A052238" w14:textId="77777777" w:rsidR="00337E2D" w:rsidRDefault="00EE5BD3">
      <w:pPr>
        <w:pStyle w:val="Heading3"/>
      </w:pPr>
      <w:bookmarkStart w:id="243" w:name="us-virgin-islands"/>
      <w:bookmarkEnd w:id="243"/>
      <w:r>
        <w:lastRenderedPageBreak/>
        <w:t>US Virgin Islands</w:t>
      </w:r>
    </w:p>
    <w:p w14:paraId="61FE9E1A" w14:textId="77777777" w:rsidR="00337E2D" w:rsidRDefault="00EE5BD3">
      <w:pPr>
        <w:pStyle w:val="FigurewithCaption"/>
      </w:pPr>
      <w:r>
        <w:rPr>
          <w:noProof/>
        </w:rPr>
        <w:drawing>
          <wp:inline distT="0" distB="0" distL="0" distR="0" wp14:anchorId="2A6A3046" wp14:editId="46CAAA1F">
            <wp:extent cx="5334000" cy="5334000"/>
            <wp:effectExtent l="0" t="0" r="0" b="0"/>
            <wp:docPr id="15" name="Picture" descr="Figure 10 Map of tidal power (W/m^2)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00042A89" w14:textId="77777777" w:rsidR="00337E2D" w:rsidRDefault="00EE5BD3">
      <w:pPr>
        <w:pStyle w:val="ImageCaption"/>
      </w:pPr>
      <w:r>
        <w:t>Figure 10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7">
        <w:r>
          <w:rPr>
            <w:rStyle w:val="Hyperlink"/>
          </w:rPr>
          <w:t>http://ecoquants.github.io/nrel-cables/maps.html</w:t>
        </w:r>
      </w:hyperlink>
      <w:r>
        <w:t>.</w:t>
      </w:r>
    </w:p>
    <w:p w14:paraId="3AE06A24" w14:textId="77777777" w:rsidR="00337E2D" w:rsidRDefault="00EE5BD3">
      <w:pPr>
        <w:pStyle w:val="Heading3"/>
      </w:pPr>
      <w:bookmarkStart w:id="244" w:name="west"/>
      <w:bookmarkEnd w:id="244"/>
      <w:r>
        <w:lastRenderedPageBreak/>
        <w:t>West</w:t>
      </w:r>
    </w:p>
    <w:p w14:paraId="4E54AC8A" w14:textId="77777777" w:rsidR="00337E2D" w:rsidRDefault="00EE5BD3">
      <w:pPr>
        <w:pStyle w:val="FigurewithCaption"/>
      </w:pPr>
      <w:r>
        <w:rPr>
          <w:noProof/>
        </w:rPr>
        <w:drawing>
          <wp:inline distT="0" distB="0" distL="0" distR="0" wp14:anchorId="67ED460B" wp14:editId="14A50B96">
            <wp:extent cx="5334000" cy="5334000"/>
            <wp:effectExtent l="0" t="0" r="0" b="0"/>
            <wp:docPr id="16" name="Picture" descr="Figure 11 Map of tidal power (W/m^2)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14:paraId="216BFA15" w14:textId="77777777" w:rsidR="00337E2D" w:rsidRDefault="00EE5BD3">
      <w:pPr>
        <w:pStyle w:val="ImageCaption"/>
      </w:pPr>
      <w:r>
        <w:t>Figure 11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39">
        <w:r>
          <w:rPr>
            <w:rStyle w:val="Hyperlink"/>
          </w:rPr>
          <w:t>http://ecoquants.github.io/nrel-cables/maps.html</w:t>
        </w:r>
      </w:hyperlink>
      <w:r>
        <w:t>.</w:t>
      </w:r>
    </w:p>
    <w:p w14:paraId="4665CA33" w14:textId="77777777" w:rsidR="00337E2D" w:rsidRDefault="00EE5BD3">
      <w:pPr>
        <w:pStyle w:val="Heading2"/>
      </w:pPr>
      <w:bookmarkStart w:id="245" w:name="wave-1"/>
      <w:bookmarkEnd w:id="245"/>
      <w:r>
        <w:lastRenderedPageBreak/>
        <w:t>Wave</w:t>
      </w:r>
    </w:p>
    <w:p w14:paraId="4A0AE6CF" w14:textId="77777777" w:rsidR="00337E2D" w:rsidRDefault="00EE5BD3">
      <w:pPr>
        <w:pStyle w:val="Heading3"/>
      </w:pPr>
      <w:bookmarkStart w:id="246" w:name="alaska-1"/>
      <w:bookmarkEnd w:id="246"/>
      <w:r>
        <w:t>Alaska</w:t>
      </w:r>
    </w:p>
    <w:p w14:paraId="1F457CB3" w14:textId="77777777" w:rsidR="00337E2D" w:rsidRDefault="00EE5BD3">
      <w:pPr>
        <w:pStyle w:val="FigurewithCaption"/>
      </w:pPr>
      <w:r>
        <w:rPr>
          <w:noProof/>
        </w:rPr>
        <w:drawing>
          <wp:inline distT="0" distB="0" distL="0" distR="0" wp14:anchorId="1ABA2913" wp14:editId="72C67E7D">
            <wp:extent cx="5334000" cy="5334000"/>
            <wp:effectExtent l="0" t="0" r="0" b="0"/>
            <wp:docPr id="17" name="Picture" descr="Figure 12 Map of wave energy (kW/m)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14:paraId="47CDAF47" w14:textId="77777777" w:rsidR="00337E2D" w:rsidRDefault="00EE5BD3">
      <w:pPr>
        <w:pStyle w:val="ImageCaption"/>
      </w:pPr>
      <w:r>
        <w:t>Figure 12 Map of wave energy (</w:t>
      </w:r>
      <m:oMath>
        <m:r>
          <w:rPr>
            <w:rFonts w:ascii="Cambria Math" w:hAnsi="Cambria Math"/>
          </w:rPr>
          <m:t>kW/m</m:t>
        </m:r>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1">
        <w:r>
          <w:rPr>
            <w:rStyle w:val="Hyperlink"/>
          </w:rPr>
          <w:t>http://ecoquants.github.io/nrel-cables/maps.html</w:t>
        </w:r>
      </w:hyperlink>
      <w:r>
        <w:t>.</w:t>
      </w:r>
    </w:p>
    <w:p w14:paraId="38C9FEE0" w14:textId="77777777" w:rsidR="00337E2D" w:rsidRDefault="00EE5BD3">
      <w:pPr>
        <w:pStyle w:val="Heading3"/>
      </w:pPr>
      <w:bookmarkStart w:id="247" w:name="east-1"/>
      <w:bookmarkEnd w:id="247"/>
      <w:r>
        <w:lastRenderedPageBreak/>
        <w:t>East</w:t>
      </w:r>
    </w:p>
    <w:p w14:paraId="3843A72D" w14:textId="77777777" w:rsidR="00337E2D" w:rsidRDefault="00EE5BD3">
      <w:pPr>
        <w:pStyle w:val="FigurewithCaption"/>
      </w:pPr>
      <w:r>
        <w:rPr>
          <w:noProof/>
        </w:rPr>
        <w:drawing>
          <wp:inline distT="0" distB="0" distL="0" distR="0" wp14:anchorId="43EF7147" wp14:editId="53D991F9">
            <wp:extent cx="5334000" cy="5334000"/>
            <wp:effectExtent l="0" t="0" r="0" b="0"/>
            <wp:docPr id="18" name="Picture" descr="Figure 13 Map of wave energy (kW/m)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14:paraId="16712DFC" w14:textId="77777777" w:rsidR="00337E2D" w:rsidRDefault="00EE5BD3">
      <w:pPr>
        <w:pStyle w:val="ImageCaption"/>
      </w:pPr>
      <w:r>
        <w:t>Figure 13 Map of wave energy (</w:t>
      </w:r>
      <m:oMath>
        <m:r>
          <w:rPr>
            <w:rFonts w:ascii="Cambria Math" w:hAnsi="Cambria Math"/>
          </w:rPr>
          <m:t>kW/m</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3">
        <w:r>
          <w:rPr>
            <w:rStyle w:val="Hyperlink"/>
          </w:rPr>
          <w:t>http://ecoquants.github.io/nrel-cables/maps.html</w:t>
        </w:r>
      </w:hyperlink>
      <w:r>
        <w:t>.</w:t>
      </w:r>
    </w:p>
    <w:p w14:paraId="0EFDDEB6" w14:textId="77777777" w:rsidR="00337E2D" w:rsidRDefault="00EE5BD3">
      <w:pPr>
        <w:pStyle w:val="Heading3"/>
      </w:pPr>
      <w:bookmarkStart w:id="248" w:name="gulf-of-mexico-1"/>
      <w:bookmarkEnd w:id="248"/>
      <w:r>
        <w:lastRenderedPageBreak/>
        <w:t>Gulf of Mexico</w:t>
      </w:r>
    </w:p>
    <w:p w14:paraId="3C55AE81" w14:textId="77777777" w:rsidR="00337E2D" w:rsidRDefault="00EE5BD3">
      <w:pPr>
        <w:pStyle w:val="FigurewithCaption"/>
      </w:pPr>
      <w:r>
        <w:rPr>
          <w:noProof/>
        </w:rPr>
        <w:drawing>
          <wp:inline distT="0" distB="0" distL="0" distR="0" wp14:anchorId="5CC1EDD9" wp14:editId="16CE895B">
            <wp:extent cx="5334000" cy="5334000"/>
            <wp:effectExtent l="0" t="0" r="0" b="0"/>
            <wp:docPr id="19" name="Picture" descr="Figure 14 Map of wave energy (kW/m)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14:paraId="3E146228" w14:textId="77777777" w:rsidR="00337E2D" w:rsidRDefault="00EE5BD3">
      <w:pPr>
        <w:pStyle w:val="ImageCaption"/>
      </w:pPr>
      <w:r>
        <w:t>Figure 14 Map of wave energy (</w:t>
      </w:r>
      <m:oMath>
        <m:r>
          <w:rPr>
            <w:rFonts w:ascii="Cambria Math" w:hAnsi="Cambria Math"/>
          </w:rPr>
          <m:t>kW/m</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5">
        <w:r>
          <w:rPr>
            <w:rStyle w:val="Hyperlink"/>
          </w:rPr>
          <w:t>http://ecoquants.github.io/nrel-cables/maps.html</w:t>
        </w:r>
      </w:hyperlink>
      <w:r>
        <w:t>.</w:t>
      </w:r>
    </w:p>
    <w:p w14:paraId="2F066376" w14:textId="77777777" w:rsidR="00337E2D" w:rsidRDefault="00EE5BD3">
      <w:pPr>
        <w:pStyle w:val="Heading3"/>
      </w:pPr>
      <w:bookmarkStart w:id="249" w:name="hawaii"/>
      <w:bookmarkEnd w:id="249"/>
      <w:r>
        <w:lastRenderedPageBreak/>
        <w:t>Hawaii</w:t>
      </w:r>
    </w:p>
    <w:p w14:paraId="232271EC" w14:textId="77777777" w:rsidR="00337E2D" w:rsidRDefault="00EE5BD3">
      <w:pPr>
        <w:pStyle w:val="FigurewithCaption"/>
      </w:pPr>
      <w:r>
        <w:rPr>
          <w:noProof/>
        </w:rPr>
        <w:drawing>
          <wp:inline distT="0" distB="0" distL="0" distR="0" wp14:anchorId="0C7834A4" wp14:editId="7A881D1D">
            <wp:extent cx="5334000" cy="5334000"/>
            <wp:effectExtent l="0" t="0" r="0" b="0"/>
            <wp:docPr id="20" name="Picture" descr="Figure 15 Map of wave energy (kW/m)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14:paraId="7B792C38" w14:textId="77777777" w:rsidR="00337E2D" w:rsidRDefault="00EE5BD3">
      <w:pPr>
        <w:pStyle w:val="ImageCaption"/>
      </w:pPr>
      <w:r>
        <w:t>Figure 15 Map of wave energy (</w:t>
      </w:r>
      <m:oMath>
        <m:r>
          <w:rPr>
            <w:rFonts w:ascii="Cambria Math" w:hAnsi="Cambria Math"/>
          </w:rPr>
          <m:t>kW/m</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7">
        <w:r>
          <w:rPr>
            <w:rStyle w:val="Hyperlink"/>
          </w:rPr>
          <w:t>http://ecoquants.github.io/nrel-cables/maps.html</w:t>
        </w:r>
      </w:hyperlink>
      <w:r>
        <w:t>.</w:t>
      </w:r>
    </w:p>
    <w:p w14:paraId="72A2571A" w14:textId="77777777" w:rsidR="00337E2D" w:rsidRDefault="00EE5BD3">
      <w:pPr>
        <w:pStyle w:val="Heading3"/>
      </w:pPr>
      <w:bookmarkStart w:id="250" w:name="puerto-rico-1"/>
      <w:bookmarkEnd w:id="250"/>
      <w:r>
        <w:lastRenderedPageBreak/>
        <w:t>Puerto Rico</w:t>
      </w:r>
    </w:p>
    <w:p w14:paraId="58F47CE6" w14:textId="77777777" w:rsidR="00337E2D" w:rsidRDefault="00EE5BD3">
      <w:pPr>
        <w:pStyle w:val="FigurewithCaption"/>
      </w:pPr>
      <w:r>
        <w:rPr>
          <w:noProof/>
        </w:rPr>
        <w:drawing>
          <wp:inline distT="0" distB="0" distL="0" distR="0" wp14:anchorId="52D1E1D0" wp14:editId="58D0C134">
            <wp:extent cx="5334000" cy="5334000"/>
            <wp:effectExtent l="0" t="0" r="0" b="0"/>
            <wp:docPr id="21" name="Picture" descr="Figure 16 Map of wave energy (kW/m)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14:paraId="36687885" w14:textId="77777777" w:rsidR="00337E2D" w:rsidRDefault="00EE5BD3">
      <w:pPr>
        <w:pStyle w:val="ImageCaption"/>
      </w:pPr>
      <w:r>
        <w:t>Figure 16 Map of wave energy (</w:t>
      </w:r>
      <m:oMath>
        <m:r>
          <w:rPr>
            <w:rFonts w:ascii="Cambria Math" w:hAnsi="Cambria Math"/>
          </w:rPr>
          <m:t>kW/m</m:t>
        </m:r>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49">
        <w:r>
          <w:rPr>
            <w:rStyle w:val="Hyperlink"/>
          </w:rPr>
          <w:t>http://ecoquants.github.io/nrel-cables/maps.html</w:t>
        </w:r>
      </w:hyperlink>
      <w:r>
        <w:t>.</w:t>
      </w:r>
    </w:p>
    <w:p w14:paraId="60E44E8C" w14:textId="77777777" w:rsidR="00337E2D" w:rsidRDefault="00EE5BD3">
      <w:pPr>
        <w:pStyle w:val="Heading3"/>
      </w:pPr>
      <w:bookmarkStart w:id="251" w:name="us-virgin-islands-1"/>
      <w:bookmarkEnd w:id="251"/>
      <w:r>
        <w:lastRenderedPageBreak/>
        <w:t>US Virgin Islands</w:t>
      </w:r>
    </w:p>
    <w:p w14:paraId="31A62E99" w14:textId="77777777" w:rsidR="00337E2D" w:rsidRDefault="00EE5BD3">
      <w:pPr>
        <w:pStyle w:val="FigurewithCaption"/>
      </w:pPr>
      <w:r>
        <w:rPr>
          <w:noProof/>
        </w:rPr>
        <w:drawing>
          <wp:inline distT="0" distB="0" distL="0" distR="0" wp14:anchorId="5B90BD28" wp14:editId="5AB59C7E">
            <wp:extent cx="5334000" cy="5334000"/>
            <wp:effectExtent l="0" t="0" r="0" b="0"/>
            <wp:docPr id="22" name="Picture" descr="Figure 17 Map of wave energy (kW/m)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14:paraId="4F565FF9" w14:textId="77777777" w:rsidR="00337E2D" w:rsidRDefault="00EE5BD3">
      <w:pPr>
        <w:pStyle w:val="ImageCaption"/>
      </w:pPr>
      <w:r>
        <w:t>Figure 17 Map of wave energy (</w:t>
      </w:r>
      <m:oMath>
        <m:r>
          <w:rPr>
            <w:rFonts w:ascii="Cambria Math" w:hAnsi="Cambria Math"/>
          </w:rPr>
          <m:t>kW/m</m:t>
        </m:r>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1">
        <w:r>
          <w:rPr>
            <w:rStyle w:val="Hyperlink"/>
          </w:rPr>
          <w:t>http://ecoquants.github.io/nrel-cables/maps.html</w:t>
        </w:r>
      </w:hyperlink>
      <w:r>
        <w:t>.</w:t>
      </w:r>
    </w:p>
    <w:p w14:paraId="3FACBCBB" w14:textId="77777777" w:rsidR="00337E2D" w:rsidRDefault="00EE5BD3">
      <w:pPr>
        <w:pStyle w:val="Heading3"/>
      </w:pPr>
      <w:bookmarkStart w:id="252" w:name="west-1"/>
      <w:bookmarkEnd w:id="252"/>
      <w:r>
        <w:lastRenderedPageBreak/>
        <w:t>West</w:t>
      </w:r>
    </w:p>
    <w:p w14:paraId="60D133A3" w14:textId="77777777" w:rsidR="00337E2D" w:rsidRDefault="00EE5BD3">
      <w:pPr>
        <w:pStyle w:val="FigurewithCaption"/>
      </w:pPr>
      <w:r>
        <w:rPr>
          <w:noProof/>
        </w:rPr>
        <w:drawing>
          <wp:inline distT="0" distB="0" distL="0" distR="0" wp14:anchorId="04417C5F" wp14:editId="5F4CFFE2">
            <wp:extent cx="5334000" cy="5334000"/>
            <wp:effectExtent l="0" t="0" r="0" b="0"/>
            <wp:docPr id="23" name="Picture" descr="Figure 18 Map of wave energy (kW/m)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14:paraId="54B6EF05" w14:textId="77777777" w:rsidR="00337E2D" w:rsidRDefault="00EE5BD3">
      <w:pPr>
        <w:pStyle w:val="ImageCaption"/>
      </w:pPr>
      <w:r>
        <w:t>Figure 18 Map of wave energy (</w:t>
      </w:r>
      <m:oMath>
        <m:r>
          <w:rPr>
            <w:rFonts w:ascii="Cambria Math" w:hAnsi="Cambria Math"/>
          </w:rPr>
          <m:t>kW/m</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3">
        <w:r>
          <w:rPr>
            <w:rStyle w:val="Hyperlink"/>
          </w:rPr>
          <w:t>http://ecoquants.github.io/nrel-cables/maps.html</w:t>
        </w:r>
      </w:hyperlink>
      <w:r>
        <w:t>.</w:t>
      </w:r>
    </w:p>
    <w:p w14:paraId="08FC87DC" w14:textId="77777777" w:rsidR="00337E2D" w:rsidRDefault="00EE5BD3">
      <w:pPr>
        <w:pStyle w:val="Heading2"/>
      </w:pPr>
      <w:bookmarkStart w:id="253" w:name="wind-1"/>
      <w:bookmarkEnd w:id="253"/>
      <w:r>
        <w:lastRenderedPageBreak/>
        <w:t>Wind</w:t>
      </w:r>
    </w:p>
    <w:p w14:paraId="5AF4ABC2" w14:textId="77777777" w:rsidR="00337E2D" w:rsidRDefault="00EE5BD3">
      <w:pPr>
        <w:pStyle w:val="Heading3"/>
      </w:pPr>
      <w:bookmarkStart w:id="254" w:name="east-2"/>
      <w:bookmarkEnd w:id="254"/>
      <w:r>
        <w:t>East</w:t>
      </w:r>
    </w:p>
    <w:p w14:paraId="776E0B16" w14:textId="77777777" w:rsidR="00337E2D" w:rsidRDefault="00EE5BD3">
      <w:pPr>
        <w:pStyle w:val="FigurewithCaption"/>
      </w:pPr>
      <w:r>
        <w:rPr>
          <w:noProof/>
        </w:rPr>
        <w:drawing>
          <wp:inline distT="0" distB="0" distL="0" distR="0" wp14:anchorId="280163DC" wp14:editId="5860B1D5">
            <wp:extent cx="5334000" cy="5334000"/>
            <wp:effectExtent l="0" t="0" r="0" b="0"/>
            <wp:docPr id="24" name="Picture" descr="Figure 19 Map of wind speed (m/s)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14:paraId="53AC547C" w14:textId="77777777" w:rsidR="00337E2D" w:rsidRDefault="00EE5BD3">
      <w:pPr>
        <w:pStyle w:val="ImageCaption"/>
      </w:pPr>
      <w:r>
        <w:t>Figure 19 Map of wind speed (</w:t>
      </w:r>
      <m:oMath>
        <m:r>
          <w:rPr>
            <w:rFonts w:ascii="Cambria Math" w:hAnsi="Cambria Math"/>
          </w:rPr>
          <m:t>m/s</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5">
        <w:r>
          <w:rPr>
            <w:rStyle w:val="Hyperlink"/>
          </w:rPr>
          <w:t>http://ecoquants.github.io/nrel-cables/maps.html</w:t>
        </w:r>
      </w:hyperlink>
      <w:r>
        <w:t>.</w:t>
      </w:r>
    </w:p>
    <w:p w14:paraId="1531FEE1" w14:textId="77777777" w:rsidR="00337E2D" w:rsidRDefault="00EE5BD3">
      <w:pPr>
        <w:pStyle w:val="Heading3"/>
      </w:pPr>
      <w:bookmarkStart w:id="255" w:name="gulf-of-mexico-2"/>
      <w:bookmarkEnd w:id="255"/>
      <w:r>
        <w:lastRenderedPageBreak/>
        <w:t>Gulf of Mexico</w:t>
      </w:r>
    </w:p>
    <w:p w14:paraId="3A0BAB72" w14:textId="77777777" w:rsidR="00337E2D" w:rsidRDefault="00EE5BD3">
      <w:pPr>
        <w:pStyle w:val="FigurewithCaption"/>
      </w:pPr>
      <w:r>
        <w:rPr>
          <w:noProof/>
        </w:rPr>
        <w:drawing>
          <wp:inline distT="0" distB="0" distL="0" distR="0" wp14:anchorId="10931A17" wp14:editId="765C926F">
            <wp:extent cx="5334000" cy="5334000"/>
            <wp:effectExtent l="0" t="0" r="0" b="0"/>
            <wp:docPr id="25" name="Picture" descr="Figure 20 Map of wind speed (m/s)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14:paraId="6CBD069C" w14:textId="77777777" w:rsidR="00337E2D" w:rsidRDefault="00EE5BD3">
      <w:pPr>
        <w:pStyle w:val="ImageCaption"/>
      </w:pPr>
      <w:r>
        <w:t>Figure 20 Map of wind speed (</w:t>
      </w:r>
      <m:oMath>
        <m:r>
          <w:rPr>
            <w:rFonts w:ascii="Cambria Math" w:hAnsi="Cambria Math"/>
          </w:rPr>
          <m:t>m/s</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7">
        <w:r>
          <w:rPr>
            <w:rStyle w:val="Hyperlink"/>
          </w:rPr>
          <w:t>http://ecoquants.github.io/nrel-cables/maps.html</w:t>
        </w:r>
      </w:hyperlink>
      <w:r>
        <w:t>.</w:t>
      </w:r>
    </w:p>
    <w:p w14:paraId="2AB3727A" w14:textId="77777777" w:rsidR="00337E2D" w:rsidRDefault="00EE5BD3">
      <w:pPr>
        <w:pStyle w:val="Heading3"/>
      </w:pPr>
      <w:bookmarkStart w:id="256" w:name="hawaii-1"/>
      <w:bookmarkEnd w:id="256"/>
      <w:r>
        <w:lastRenderedPageBreak/>
        <w:t>Hawaii</w:t>
      </w:r>
    </w:p>
    <w:p w14:paraId="413B8A10" w14:textId="77777777" w:rsidR="00337E2D" w:rsidRDefault="00EE5BD3">
      <w:pPr>
        <w:pStyle w:val="FigurewithCaption"/>
      </w:pPr>
      <w:r>
        <w:rPr>
          <w:noProof/>
        </w:rPr>
        <w:drawing>
          <wp:inline distT="0" distB="0" distL="0" distR="0" wp14:anchorId="586AA15C" wp14:editId="0DBD3C23">
            <wp:extent cx="5334000" cy="5334000"/>
            <wp:effectExtent l="0" t="0" r="0" b="0"/>
            <wp:docPr id="26" name="Picture" descr="Figure 21 Map of wind speed (m/s)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14:paraId="242C5631" w14:textId="77777777" w:rsidR="00337E2D" w:rsidRDefault="00EE5BD3">
      <w:pPr>
        <w:pStyle w:val="ImageCaption"/>
      </w:pPr>
      <w:r>
        <w:t>Figure 21 Map of wind speed (</w:t>
      </w:r>
      <m:oMath>
        <m:r>
          <w:rPr>
            <w:rFonts w:ascii="Cambria Math" w:hAnsi="Cambria Math"/>
          </w:rPr>
          <m:t>m/s</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59">
        <w:r>
          <w:rPr>
            <w:rStyle w:val="Hyperlink"/>
          </w:rPr>
          <w:t>http://ecoquants.github.io/nrel-cables/maps.html</w:t>
        </w:r>
      </w:hyperlink>
      <w:r>
        <w:t>.</w:t>
      </w:r>
    </w:p>
    <w:p w14:paraId="53F34920" w14:textId="77777777" w:rsidR="00337E2D" w:rsidRDefault="00EE5BD3">
      <w:pPr>
        <w:pStyle w:val="Heading3"/>
      </w:pPr>
      <w:bookmarkStart w:id="257" w:name="west-2"/>
      <w:bookmarkEnd w:id="257"/>
      <w:r>
        <w:lastRenderedPageBreak/>
        <w:t>West</w:t>
      </w:r>
    </w:p>
    <w:p w14:paraId="37493AB9" w14:textId="77777777" w:rsidR="00337E2D" w:rsidRDefault="00EE5BD3">
      <w:pPr>
        <w:pStyle w:val="FigurewithCaption"/>
      </w:pPr>
      <w:r>
        <w:rPr>
          <w:noProof/>
        </w:rPr>
        <w:drawing>
          <wp:inline distT="0" distB="0" distL="0" distR="0" wp14:anchorId="2FB8CBE7" wp14:editId="5F7337CE">
            <wp:extent cx="5334000" cy="5334000"/>
            <wp:effectExtent l="0" t="0" r="0" b="0"/>
            <wp:docPr id="27" name="Picture" descr="Figure 22 Map of wind speed (m/s)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14:paraId="0F5EACD8" w14:textId="77777777" w:rsidR="00337E2D" w:rsidRDefault="00EE5BD3">
      <w:pPr>
        <w:pStyle w:val="ImageCaption"/>
      </w:pPr>
      <w:r>
        <w:t>Figure 22 Map of wind speed (</w:t>
      </w:r>
      <m:oMath>
        <m:r>
          <w:rPr>
            <w:rFonts w:ascii="Cambria Math" w:hAnsi="Cambria Math"/>
          </w:rPr>
          <m:t>m/s</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w:t>
      </w:r>
      <w:hyperlink r:id="rId61">
        <w:r>
          <w:rPr>
            <w:rStyle w:val="Hyperlink"/>
          </w:rPr>
          <w:t>http://ecoquants.github.io/nrel-cables/maps.html</w:t>
        </w:r>
      </w:hyperlink>
      <w:r>
        <w:t>.</w:t>
      </w:r>
    </w:p>
    <w:p w14:paraId="3E198195" w14:textId="77777777" w:rsidR="00337E2D" w:rsidRDefault="00EE5BD3">
      <w:pPr>
        <w:pStyle w:val="Heading1"/>
      </w:pPr>
      <w:bookmarkStart w:id="258" w:name="references"/>
      <w:bookmarkEnd w:id="258"/>
      <w:r>
        <w:t>References</w:t>
      </w:r>
    </w:p>
    <w:p w14:paraId="738D03EC" w14:textId="77777777" w:rsidR="00337E2D" w:rsidRDefault="00EE5BD3">
      <w:pPr>
        <w:pStyle w:val="Bibliography"/>
      </w:pPr>
      <w:r>
        <w:t xml:space="preserve">Amante, C., Kilcher, L., Roberts, B., &amp; Draxl, C. (2016). </w:t>
      </w:r>
      <w:r>
        <w:rPr>
          <w:i/>
        </w:rPr>
        <w:t>Offshore Cable Analysis: Pilot Study</w:t>
      </w:r>
      <w:r>
        <w:t>.</w:t>
      </w:r>
    </w:p>
    <w:p w14:paraId="03DC69ED" w14:textId="77777777" w:rsidR="00337E2D" w:rsidRDefault="00EE5BD3">
      <w:pPr>
        <w:pStyle w:val="Bibliography"/>
      </w:pPr>
      <w:r>
        <w:lastRenderedPageBreak/>
        <w:t xml:space="preserve">Beiter, P., Musial, W., Kilcher, L., Maness, M., &amp; Smith, A. (2017). </w:t>
      </w:r>
      <w:r>
        <w:rPr>
          <w:i/>
        </w:rPr>
        <w:t>An Assessment of the Economic Potential of Offshore Wind in the United States from 2015 to 2030</w:t>
      </w:r>
      <w:r>
        <w:t xml:space="preserve">. NREL (National Renewable Energy Laboratory (NREL), Golden, CO (United States)). </w:t>
      </w:r>
      <w:hyperlink r:id="rId62">
        <w:r>
          <w:rPr>
            <w:rStyle w:val="Hyperlink"/>
          </w:rPr>
          <w:t>https://tethys.pnnl.gov/sites/default/files/publications/Beiter-et-al-2017-NETL.pdf</w:t>
        </w:r>
      </w:hyperlink>
    </w:p>
    <w:p w14:paraId="39D85FDF" w14:textId="77777777" w:rsidR="00337E2D" w:rsidRDefault="00EE5BD3">
      <w:pPr>
        <w:pStyle w:val="Bibliography"/>
      </w:pPr>
      <w:r>
        <w:t xml:space="preserve">Communications Security, Reliability and Interoperability Council IV. (2014). </w:t>
      </w:r>
      <w:r>
        <w:rPr>
          <w:i/>
        </w:rPr>
        <w:t>Protection of Submarine Cables Through Spatial Separation</w:t>
      </w:r>
      <w:r>
        <w:t xml:space="preserve">. </w:t>
      </w:r>
      <w:hyperlink r:id="rId63">
        <w:r>
          <w:rPr>
            <w:rStyle w:val="Hyperlink"/>
          </w:rPr>
          <w:t>http://transition.fcc.gov/pshs/advisory/csric4/CSRIC_IV_WG8_Report1_3Dec2014.pdf</w:t>
        </w:r>
      </w:hyperlink>
    </w:p>
    <w:p w14:paraId="3CE2BF62" w14:textId="77777777" w:rsidR="00337E2D" w:rsidRDefault="00EE5BD3">
      <w:pPr>
        <w:pStyle w:val="Bibliography"/>
      </w:pPr>
      <w:r>
        <w:t xml:space="preserve">Communications Security, Reliability and Interoperability Council IV. (2016). </w:t>
      </w:r>
      <w:r>
        <w:rPr>
          <w:i/>
        </w:rPr>
        <w:t>Clustering of Cables and Cable Landings</w:t>
      </w:r>
      <w:r>
        <w:t>.</w:t>
      </w:r>
    </w:p>
    <w:p w14:paraId="61D4F67B" w14:textId="77777777" w:rsidR="00337E2D" w:rsidRDefault="00EE5BD3">
      <w:pPr>
        <w:pStyle w:val="Bibliography"/>
      </w:pPr>
      <w:r>
        <w:t xml:space="preserve">Flanders Marine Institute. (2016). Maritime Boundaries Geodatabase: Maritime Boundaries and Exclusive Economic Zones (200NM), version 9. </w:t>
      </w:r>
      <w:hyperlink r:id="rId64">
        <w:r>
          <w:rPr>
            <w:rStyle w:val="Hyperlink"/>
          </w:rPr>
          <w:t>http://www.marineregions.org/</w:t>
        </w:r>
      </w:hyperlink>
      <w:r>
        <w:t>. Accessed 25 April 2017</w:t>
      </w:r>
    </w:p>
    <w:p w14:paraId="4200AB65" w14:textId="77777777" w:rsidR="00337E2D" w:rsidRDefault="00EE5BD3">
      <w:pPr>
        <w:pStyle w:val="Bibliography"/>
      </w:pPr>
      <w:r>
        <w:t xml:space="preserve">Haas, K. A., Fritz, H. M., French, S. P., Smith, B. T., &amp; Neary, V. (2011). </w:t>
      </w:r>
      <w:r>
        <w:rPr>
          <w:i/>
        </w:rPr>
        <w:t>Assessment of energy production potential from tidal streams in the United States</w:t>
      </w:r>
      <w:r>
        <w:t xml:space="preserve">. Georgia Tech Research Corporation, Atlanta, GA (United States). </w:t>
      </w:r>
      <w:hyperlink r:id="rId65">
        <w:r>
          <w:rPr>
            <w:rStyle w:val="Hyperlink"/>
          </w:rPr>
          <w:t>https://www.osti.gov/scitech/servlets/purl/1219367</w:t>
        </w:r>
      </w:hyperlink>
    </w:p>
    <w:p w14:paraId="2EBC0BF2" w14:textId="77777777" w:rsidR="00337E2D" w:rsidRDefault="00EE5BD3">
      <w:pPr>
        <w:pStyle w:val="Bibliography"/>
      </w:pPr>
      <w:r>
        <w:t xml:space="preserve">Jacobson, P. T., Hagerman, G., &amp; Scott, G. (2011). </w:t>
      </w:r>
      <w:r>
        <w:rPr>
          <w:i/>
        </w:rPr>
        <w:t>Mapping and Assessment of the United States Ocean Wave Energy Resource</w:t>
      </w:r>
      <w:r>
        <w:t xml:space="preserve">. </w:t>
      </w:r>
      <w:hyperlink r:id="rId66">
        <w:r>
          <w:rPr>
            <w:rStyle w:val="Hyperlink"/>
          </w:rPr>
          <w:t>http://www.osti.gov/scitech/servlets/purl/1060943</w:t>
        </w:r>
      </w:hyperlink>
    </w:p>
    <w:p w14:paraId="7F231CF9" w14:textId="77777777" w:rsidR="00337E2D" w:rsidRDefault="00EE5BD3">
      <w:pPr>
        <w:pStyle w:val="Bibliography"/>
      </w:pPr>
      <w:r>
        <w:t xml:space="preserve">Lehmann, M., Karimpour, F., Goudey, C. A., Jacobson, P. T., &amp; Alam, M.-R. (2017). Ocean wave energy in the United States: Current status and future perspectives. </w:t>
      </w:r>
      <w:r>
        <w:rPr>
          <w:i/>
        </w:rPr>
        <w:t>Renewable and Sustainable Energy Reviews</w:t>
      </w:r>
      <w:r>
        <w:t xml:space="preserve">. </w:t>
      </w:r>
      <w:hyperlink r:id="rId67">
        <w:r>
          <w:rPr>
            <w:rStyle w:val="Hyperlink"/>
          </w:rPr>
          <w:t>http://www.sciencedirect.com/science/article/pii/S1364032116308164</w:t>
        </w:r>
      </w:hyperlink>
    </w:p>
    <w:p w14:paraId="011B8967" w14:textId="77777777" w:rsidR="00337E2D" w:rsidRDefault="00EE5BD3">
      <w:pPr>
        <w:pStyle w:val="Bibliography"/>
      </w:pPr>
      <w:r>
        <w:t xml:space="preserve">Pachauri, R. K., Mayer, L., &amp; Intergovernmental Panel on Climate Change (Eds.). (2015). </w:t>
      </w:r>
      <w:r>
        <w:rPr>
          <w:i/>
        </w:rPr>
        <w:t>Climate change 2014: Synthesis report</w:t>
      </w:r>
      <w:r>
        <w:t>. Geneva, Switzerland: Intergovernmental Panel on Climate Change.</w:t>
      </w:r>
    </w:p>
    <w:p w14:paraId="1872DB29" w14:textId="77777777" w:rsidR="00337E2D" w:rsidRDefault="00EE5BD3">
      <w:pPr>
        <w:pStyle w:val="Bibliography"/>
      </w:pPr>
      <w:r>
        <w:t xml:space="preserve">Uihlein, A., &amp; Magagna, D. (2016). Wave and tidal current energy review of the current state of research beyond technology. </w:t>
      </w:r>
      <w:r>
        <w:rPr>
          <w:i/>
        </w:rPr>
        <w:t>Renewable and Sustainable Energy Reviews</w:t>
      </w:r>
      <w:r>
        <w:t xml:space="preserve">, </w:t>
      </w:r>
      <w:r>
        <w:rPr>
          <w:i/>
        </w:rPr>
        <w:t>58</w:t>
      </w:r>
      <w:r>
        <w:t xml:space="preserve">, 1070–1081. </w:t>
      </w:r>
      <w:hyperlink r:id="rId68">
        <w:r>
          <w:rPr>
            <w:rStyle w:val="Hyperlink"/>
          </w:rPr>
          <w:t>http://www.sciencedirect.com/science/article/pii/S1364032115016676</w:t>
        </w:r>
      </w:hyperlink>
    </w:p>
    <w:p w14:paraId="094E63DA" w14:textId="77777777" w:rsidR="00337E2D" w:rsidRDefault="00EE5BD3">
      <w:pPr>
        <w:pStyle w:val="Bibliography"/>
      </w:pPr>
      <w:r>
        <w:t xml:space="preserve">VLIZ. (2017). IHO Sea Areas, version 2. VLIZ. </w:t>
      </w:r>
      <w:hyperlink r:id="rId69">
        <w:r>
          <w:rPr>
            <w:rStyle w:val="Hyperlink"/>
          </w:rPr>
          <w:t>http://www.marineregions.org/</w:t>
        </w:r>
      </w:hyperlink>
      <w:r>
        <w:t>. Accessed 2 July 2017</w:t>
      </w:r>
    </w:p>
    <w:p w14:paraId="1F596AC4" w14:textId="77777777" w:rsidR="00337E2D" w:rsidRDefault="00EE5BD3">
      <w:pPr>
        <w:pStyle w:val="Bibliography"/>
      </w:pPr>
      <w:r>
        <w:t xml:space="preserve">Weatherall, P., Marks, K. M., Jakobsson, M., Schmitt, T., Tani, S., Arndt, J. E., et al. (2015). A new digital bathymetric model of the world’s oceans. </w:t>
      </w:r>
      <w:r>
        <w:rPr>
          <w:i/>
        </w:rPr>
        <w:t>Earth and Space Science</w:t>
      </w:r>
      <w:r>
        <w:t xml:space="preserve">, </w:t>
      </w:r>
      <w:r>
        <w:rPr>
          <w:i/>
        </w:rPr>
        <w:t>2</w:t>
      </w:r>
      <w:r>
        <w:t>(8), 2015EA000107. doi:</w:t>
      </w:r>
      <w:hyperlink r:id="rId70">
        <w:r>
          <w:rPr>
            <w:rStyle w:val="Hyperlink"/>
          </w:rPr>
          <w:t>10.1002/2015EA000107</w:t>
        </w:r>
      </w:hyperlink>
    </w:p>
    <w:sectPr w:rsidR="00337E2D">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Levi Kilcher" w:date="2017-10-02T10:47:00Z" w:initials="LK">
    <w:p w14:paraId="16D928C2" w14:textId="65628A5F" w:rsidR="0031046A" w:rsidRDefault="0031046A">
      <w:pPr>
        <w:pStyle w:val="CommentText"/>
      </w:pPr>
      <w:r>
        <w:rPr>
          <w:rStyle w:val="CommentReference"/>
        </w:rPr>
        <w:annotationRef/>
      </w:r>
      <w:r>
        <w:t>We need a citation for a statement like this, but I don’t think one exists. So, I think we need to qualify it with something like “</w:t>
      </w:r>
      <w:r w:rsidRPr="001839C1">
        <w:rPr>
          <w:i/>
        </w:rPr>
        <w:t>may be</w:t>
      </w:r>
      <w:r>
        <w:t xml:space="preserve"> complementary to…”</w:t>
      </w:r>
    </w:p>
  </w:comment>
  <w:comment w:id="31" w:author="Benjamin Best" w:date="2017-10-02T18:18:00Z" w:initials="BB">
    <w:p w14:paraId="248B0186" w14:textId="0F982AF7" w:rsidR="0031046A" w:rsidRPr="00CB1789" w:rsidRDefault="0031046A" w:rsidP="00CB1789">
      <w:pPr>
        <w:numPr>
          <w:ilvl w:val="0"/>
          <w:numId w:val="6"/>
        </w:numPr>
        <w:shd w:val="clear" w:color="auto" w:fill="FFFFFF"/>
        <w:spacing w:before="100" w:beforeAutospacing="1" w:after="240"/>
        <w:rPr>
          <w:rFonts w:ascii="Arial" w:eastAsia="Times New Roman" w:hAnsi="Arial" w:cs="Times New Roman"/>
          <w:color w:val="222222"/>
        </w:rPr>
      </w:pPr>
      <w:r>
        <w:rPr>
          <w:rStyle w:val="CommentReference"/>
        </w:rPr>
        <w:annotationRef/>
      </w:r>
      <w:r>
        <w:t xml:space="preserve">These references mention the complementarity and are in </w:t>
      </w:r>
      <w:r w:rsidRPr="00CB1789">
        <w:t>https://github.com/ecoquants/nrel-cables/blob/master/docs/nrel-cables.bib</w:t>
      </w:r>
      <w:r>
        <w:t xml:space="preserve"> : </w:t>
      </w:r>
    </w:p>
    <w:p w14:paraId="2BF1EDAB" w14:textId="05A84C7D" w:rsidR="0031046A" w:rsidRPr="00CB1789" w:rsidRDefault="0031046A" w:rsidP="00CB1789">
      <w:pPr>
        <w:numPr>
          <w:ilvl w:val="0"/>
          <w:numId w:val="6"/>
        </w:numPr>
        <w:shd w:val="clear" w:color="auto" w:fill="FFFFFF"/>
        <w:spacing w:before="100" w:beforeAutospacing="1" w:after="240"/>
        <w:rPr>
          <w:rFonts w:ascii="Arial" w:eastAsia="Times New Roman" w:hAnsi="Arial" w:cs="Times New Roman"/>
          <w:color w:val="222222"/>
        </w:rPr>
      </w:pPr>
      <w:r w:rsidRPr="00CB1789">
        <w:rPr>
          <w:rFonts w:ascii="Arial" w:eastAsia="Times New Roman" w:hAnsi="Arial" w:cs="Times New Roman"/>
          <w:color w:val="222222"/>
        </w:rPr>
        <w:t>wave: Lehmann et al - 2017 - Ocean wave energy in the United States.pdf</w:t>
      </w:r>
      <w:r w:rsidRPr="00CB1789">
        <w:rPr>
          <w:rFonts w:ascii="Arial" w:eastAsia="Times New Roman" w:hAnsi="Arial" w:cs="Times New Roman"/>
          <w:color w:val="222222"/>
        </w:rPr>
        <w:br/>
      </w:r>
      <w:r w:rsidRPr="00CB1789">
        <w:rPr>
          <w:rFonts w:ascii="Arial" w:eastAsia="Times New Roman" w:hAnsi="Arial" w:cs="Times New Roman"/>
          <w:color w:val="222222"/>
        </w:rPr>
        <w:br/>
        <w:t>Ocean wave energy offers a renewable resource with the advantage of being predictable several days in advance, consistent throughout the day and night, and significantly higher in its energy density compared to wind and solar energies. Moreover, ocean wave power is available in close proximity to the coastal load centers of the United States.</w:t>
      </w:r>
    </w:p>
    <w:p w14:paraId="7B378EB0" w14:textId="77777777" w:rsidR="0031046A" w:rsidRPr="00CB1789" w:rsidRDefault="0031046A" w:rsidP="00CB1789">
      <w:pPr>
        <w:numPr>
          <w:ilvl w:val="0"/>
          <w:numId w:val="6"/>
        </w:numPr>
        <w:shd w:val="clear" w:color="auto" w:fill="FFFFFF"/>
        <w:spacing w:before="100" w:beforeAutospacing="1" w:after="100" w:afterAutospacing="1"/>
        <w:rPr>
          <w:rFonts w:ascii="Arial" w:eastAsia="Times New Roman" w:hAnsi="Arial" w:cs="Times New Roman"/>
          <w:color w:val="222222"/>
        </w:rPr>
      </w:pPr>
      <w:r w:rsidRPr="00CB1789">
        <w:rPr>
          <w:rFonts w:ascii="Arial" w:eastAsia="Times New Roman" w:hAnsi="Arial" w:cs="Times New Roman"/>
          <w:color w:val="222222"/>
        </w:rPr>
        <w:t>wind: Gilman et al - 2016 - National Offshore Wind Strategy.pdf</w:t>
      </w:r>
      <w:r w:rsidRPr="00CB1789">
        <w:rPr>
          <w:rFonts w:ascii="Arial" w:eastAsia="Times New Roman" w:hAnsi="Arial" w:cs="Times New Roman"/>
          <w:color w:val="222222"/>
        </w:rPr>
        <w:br/>
      </w:r>
      <w:r w:rsidRPr="00CB1789">
        <w:rPr>
          <w:rFonts w:ascii="Arial" w:eastAsia="Times New Roman" w:hAnsi="Arial" w:cs="Times New Roman"/>
          <w:color w:val="222222"/>
        </w:rPr>
        <w:br/>
        <w:t xml:space="preserve">p. 20 In certain regions, offshore wind characteristics can also complement some other renewable generation sources such as land-based wind or solar </w:t>
      </w:r>
      <w:proofErr w:type="spellStart"/>
      <w:r w:rsidRPr="00CB1789">
        <w:rPr>
          <w:rFonts w:ascii="Arial" w:eastAsia="Times New Roman" w:hAnsi="Arial" w:cs="Times New Roman"/>
          <w:color w:val="222222"/>
        </w:rPr>
        <w:t>photovoltaics</w:t>
      </w:r>
      <w:proofErr w:type="spellEnd"/>
      <w:r w:rsidRPr="00CB1789">
        <w:rPr>
          <w:rFonts w:ascii="Arial" w:eastAsia="Times New Roman" w:hAnsi="Arial" w:cs="Times New Roman"/>
          <w:color w:val="222222"/>
        </w:rPr>
        <w:t xml:space="preserve"> [45]. In California, o shore winds show afternoon and evening diurnal peaks that coincide with peak loads, whereas land-based winds tend to peak at night.</w:t>
      </w:r>
      <w:r w:rsidRPr="00CB1789">
        <w:rPr>
          <w:rFonts w:ascii="Arial" w:eastAsia="Times New Roman" w:hAnsi="Arial" w:cs="Times New Roman"/>
          <w:color w:val="222222"/>
        </w:rPr>
        <w:br/>
      </w:r>
      <w:r w:rsidRPr="00CB1789">
        <w:rPr>
          <w:rFonts w:ascii="Arial" w:eastAsia="Times New Roman" w:hAnsi="Arial" w:cs="Times New Roman"/>
          <w:color w:val="222222"/>
        </w:rPr>
        <w:br/>
        <w:t xml:space="preserve">p. 21 Figure 2.13 shows how offshore wind may help mitigate challenges associated with the “Duck Curve.” Shown below, this  </w:t>
      </w:r>
      <w:proofErr w:type="spellStart"/>
      <w:r w:rsidRPr="00CB1789">
        <w:rPr>
          <w:rFonts w:ascii="Arial" w:eastAsia="Times New Roman" w:hAnsi="Arial" w:cs="Times New Roman"/>
          <w:color w:val="222222"/>
        </w:rPr>
        <w:t>gure</w:t>
      </w:r>
      <w:proofErr w:type="spellEnd"/>
      <w:r w:rsidRPr="00CB1789">
        <w:rPr>
          <w:rFonts w:ascii="Arial" w:eastAsia="Times New Roman" w:hAnsi="Arial" w:cs="Times New Roman"/>
          <w:color w:val="222222"/>
        </w:rPr>
        <w:t xml:space="preserve"> shows net load (modeled load minus land-based wind and solar generation) on March 31 in years 2012–2020 [49]. As more solar generation is added to the grid during this time, it is able to meet an increasingly large portion of daytime load, but the grid also requires increasing amounts of other generation to ramp up to meet evening peaks as the sun goes down. Preliminary investigation of some possible California offshore wind sites, from near the Channel Islands to the Oregon border, indicate that available o shore wind peaks in the late afternoon into the evening, with substantial generation throughout the evening hours. Diversifying the portfolio with o shore wind could therefore help to reduce evening ramping requirements and ease the path toward 50% renewables by 2050.</w:t>
      </w:r>
    </w:p>
    <w:p w14:paraId="0128A207" w14:textId="7ECBACEE" w:rsidR="0031046A" w:rsidRDefault="0031046A">
      <w:pPr>
        <w:pStyle w:val="CommentText"/>
      </w:pPr>
    </w:p>
  </w:comment>
  <w:comment w:id="63" w:author="Levi Kilcher" w:date="2017-10-02T13:42:00Z" w:initials="LK">
    <w:p w14:paraId="226AD0A2" w14:textId="74AD7EAE" w:rsidR="0031046A" w:rsidRDefault="0031046A">
      <w:pPr>
        <w:pStyle w:val="CommentText"/>
      </w:pPr>
      <w:r>
        <w:rPr>
          <w:rStyle w:val="CommentReference"/>
        </w:rPr>
        <w:annotationRef/>
      </w:r>
      <w:r>
        <w:t>Do we have any background on the terms "new facilities" and "new cables"?  Why do they use these terms? Why do cables need to be spaced farther than 'facilities'? Won't power cables to/from 'facilities' and interconnections within facilities be closer together than 2z? The text for discussing this should probably go in the 'background' section. Either that, or we just drop the terms, and just call the two buffers '2z' and '3z'?</w:t>
      </w:r>
    </w:p>
  </w:comment>
  <w:comment w:id="78" w:author="Levi Kilcher" w:date="2017-10-02T12:45:00Z" w:initials="LK">
    <w:p w14:paraId="72FE0897" w14:textId="0D8DBE46" w:rsidR="0031046A" w:rsidRDefault="0031046A">
      <w:pPr>
        <w:pStyle w:val="CommentText"/>
      </w:pPr>
      <w:r>
        <w:rPr>
          <w:rStyle w:val="CommentReference"/>
        </w:rPr>
        <w:annotationRef/>
      </w:r>
      <w:r>
        <w:t>Too much detail for ES.</w:t>
      </w:r>
    </w:p>
  </w:comment>
  <w:comment w:id="79" w:author="Levi Kilcher" w:date="2017-10-02T12:46:00Z" w:initials="LK">
    <w:p w14:paraId="528C41A3" w14:textId="46D59289" w:rsidR="0031046A" w:rsidRDefault="0031046A">
      <w:pPr>
        <w:pStyle w:val="CommentText"/>
      </w:pPr>
      <w:r>
        <w:rPr>
          <w:rStyle w:val="CommentReference"/>
        </w:rPr>
        <w:annotationRef/>
      </w:r>
      <w:r>
        <w:t>I’m not sure how useful this is? Perhaps just state the total area, and reference table 2 for a regional breakdown?</w:t>
      </w:r>
    </w:p>
  </w:comment>
  <w:comment w:id="88" w:author="Levi Kilcher" w:date="2017-10-02T12:47:00Z" w:initials="LK">
    <w:p w14:paraId="0A6371E8" w14:textId="4CCE86AE" w:rsidR="0031046A" w:rsidRDefault="0031046A">
      <w:pPr>
        <w:pStyle w:val="CommentText"/>
      </w:pPr>
      <w:r>
        <w:rPr>
          <w:rStyle w:val="CommentReference"/>
        </w:rPr>
        <w:annotationRef/>
      </w:r>
      <w:r>
        <w:t>Need citations for this?</w:t>
      </w:r>
    </w:p>
  </w:comment>
  <w:comment w:id="112" w:author="Levi Kilcher" w:date="2017-10-02T12:51:00Z" w:initials="LK">
    <w:p w14:paraId="1F73EFE3" w14:textId="06A47C04" w:rsidR="0031046A" w:rsidRDefault="0031046A">
      <w:pPr>
        <w:pStyle w:val="CommentText"/>
      </w:pPr>
      <w:r>
        <w:rPr>
          <w:rStyle w:val="CommentReference"/>
        </w:rPr>
        <w:annotationRef/>
      </w:r>
      <w:r>
        <w:t>How many orders of magnitude?</w:t>
      </w:r>
    </w:p>
  </w:comment>
  <w:comment w:id="125" w:author="Levi Kilcher" w:date="2017-10-02T12:56:00Z" w:initials="LK">
    <w:p w14:paraId="4BAD7526" w14:textId="59C61EC9" w:rsidR="0031046A" w:rsidRDefault="0031046A">
      <w:pPr>
        <w:pStyle w:val="CommentText"/>
      </w:pPr>
      <w:r>
        <w:rPr>
          <w:rStyle w:val="CommentReference"/>
        </w:rPr>
        <w:annotationRef/>
      </w:r>
      <w:r>
        <w:t xml:space="preserve">Can we just have one number for ‘viable’ tidal energy? i.e.: &gt;500W/m^2 has an area overlap of X.XX% </w:t>
      </w:r>
    </w:p>
  </w:comment>
  <w:comment w:id="126" w:author="Benjamin Best" w:date="2017-10-02T18:31:00Z" w:initials="BB">
    <w:p w14:paraId="21591542" w14:textId="3AAA641F" w:rsidR="0031046A" w:rsidRDefault="0031046A">
      <w:pPr>
        <w:pStyle w:val="CommentText"/>
      </w:pPr>
      <w:r>
        <w:rPr>
          <w:rStyle w:val="CommentReference"/>
        </w:rPr>
        <w:annotationRef/>
      </w:r>
      <w:r>
        <w:t xml:space="preserve">Agreed that would read better, but </w:t>
      </w:r>
      <w:proofErr w:type="spellStart"/>
      <w:r>
        <w:t>rebinning</w:t>
      </w:r>
      <w:proofErr w:type="spellEnd"/>
      <w:r>
        <w:t xml:space="preserve"> results throughout would be tedious and the separation by power classes shows in this case how higher energy of greater development interest has less conflict.</w:t>
      </w:r>
    </w:p>
  </w:comment>
  <w:comment w:id="178" w:author="Levi Kilcher" w:date="2017-10-02T13:00:00Z" w:initials="LK">
    <w:p w14:paraId="2097E6F4" w14:textId="429722A7" w:rsidR="0031046A" w:rsidRDefault="0031046A">
      <w:pPr>
        <w:pStyle w:val="CommentText"/>
      </w:pPr>
      <w:r>
        <w:rPr>
          <w:rStyle w:val="CommentReference"/>
        </w:rPr>
        <w:annotationRef/>
      </w:r>
      <w:r>
        <w:t>Here, also, I think we want one % number for each technology type. Then indicate that the report provides more detail by region, depth ranges, and resource intensity.</w:t>
      </w:r>
      <w:r>
        <w:br/>
      </w:r>
      <w:r>
        <w:br/>
        <w:t xml:space="preserve">Then, we need a summary that says something like, “In general, conflict between MHK/OSW and cables is a small fraction of the viable resource areas, however, there are some areas where the conflict is </w:t>
      </w:r>
      <w:proofErr w:type="spellStart"/>
      <w:r>
        <w:t>noteable</w:t>
      </w:r>
      <w:proofErr w:type="spellEnd"/>
      <w:r>
        <w:t>. Especially for tidal energy in Puget Sound. Are there other areas with especially high conflict (for each technology type, or whatever)?</w:t>
      </w:r>
    </w:p>
  </w:comment>
  <w:comment w:id="179" w:author="Levi Kilcher" w:date="2017-10-02T13:01:00Z" w:initials="LK">
    <w:p w14:paraId="7C9E4277" w14:textId="0FEAAC69" w:rsidR="0031046A" w:rsidRDefault="0031046A">
      <w:pPr>
        <w:pStyle w:val="CommentText"/>
      </w:pPr>
      <w:r>
        <w:rPr>
          <w:rStyle w:val="CommentReference"/>
        </w:rPr>
        <w:annotationRef/>
      </w:r>
      <w:r>
        <w:t>This looks like something that belongs in the background section, or somewhere else. We need to close the ES with summary statements about cable vs. marine energy competing uses. This doesn't do that.</w:t>
      </w:r>
    </w:p>
  </w:comment>
  <w:comment w:id="193" w:author="Levi Kilcher" w:date="2017-10-02T13:06:00Z" w:initials="LK">
    <w:p w14:paraId="29FB4F15" w14:textId="25F49154" w:rsidR="0031046A" w:rsidRDefault="0031046A">
      <w:pPr>
        <w:pStyle w:val="CommentText"/>
      </w:pPr>
      <w:r>
        <w:rPr>
          <w:rStyle w:val="CommentReference"/>
        </w:rPr>
        <w:annotationRef/>
      </w:r>
      <w:r>
        <w:rPr>
          <w:rStyle w:val="CommentReference"/>
        </w:rPr>
        <w:t>Rewrite to indicate what this work does (rather than talking about what didn’t exist prior to this report). i.e.: “this work uses cable layers, and applies industry defined setback distances to define the spatial extent of the cable-industry’s interests”</w:t>
      </w:r>
    </w:p>
  </w:comment>
  <w:comment w:id="195" w:author="Levi Kilcher" w:date="2017-10-02T13:04:00Z" w:initials="LK">
    <w:p w14:paraId="59DA78ED" w14:textId="4DF30501" w:rsidR="0031046A" w:rsidRDefault="0031046A">
      <w:pPr>
        <w:pStyle w:val="CommentText"/>
      </w:pPr>
      <w:r>
        <w:rPr>
          <w:rStyle w:val="CommentReference"/>
        </w:rPr>
        <w:annotationRef/>
      </w:r>
      <w:r>
        <w:t>I don’t think we’re going to reference this document. It’s not public, so it doesn’t really exist. We should add these authors to the acknowledgements.</w:t>
      </w:r>
    </w:p>
  </w:comment>
  <w:comment w:id="198" w:author="Levi Kilcher" w:date="2017-10-02T13:27:00Z" w:initials="LK">
    <w:p w14:paraId="0B9F9357" w14:textId="0F6A8471" w:rsidR="0031046A" w:rsidRDefault="0031046A">
      <w:pPr>
        <w:pStyle w:val="CommentText"/>
      </w:pPr>
      <w:r>
        <w:rPr>
          <w:rStyle w:val="CommentReference"/>
        </w:rPr>
        <w:annotationRef/>
      </w:r>
      <w:r>
        <w:t>Let’s use present tense as much as possible.</w:t>
      </w:r>
    </w:p>
  </w:comment>
  <w:comment w:id="210" w:author="Levi Kilcher" w:date="2017-10-02T13:31:00Z" w:initials="LK">
    <w:p w14:paraId="171FD5F7" w14:textId="35B38F2E" w:rsidR="0031046A" w:rsidRDefault="0031046A">
      <w:pPr>
        <w:pStyle w:val="CommentText"/>
      </w:pPr>
      <w:r>
        <w:rPr>
          <w:rStyle w:val="CommentReference"/>
        </w:rPr>
        <w:annotationRef/>
      </w:r>
      <w:r>
        <w:t>I thought we were going to group pacific islands into a single ‘territory’? I’m thinking 7 regions: AK, HI, West, East, Gulf, Pacific Islands, Atlantic Island Territories.</w:t>
      </w:r>
    </w:p>
  </w:comment>
  <w:comment w:id="211" w:author="Benjamin Best" w:date="2017-10-03T03:15:00Z" w:initials="BB">
    <w:p w14:paraId="664F8E08" w14:textId="3BF164E6" w:rsidR="0031046A" w:rsidRDefault="0031046A">
      <w:pPr>
        <w:pStyle w:val="CommentText"/>
      </w:pPr>
      <w:r>
        <w:rPr>
          <w:rStyle w:val="CommentReference"/>
        </w:rPr>
        <w:annotationRef/>
      </w:r>
      <w:r w:rsidRPr="00E245D1">
        <w:t>Pacific Islands (Guam, Johnston Atoll, N. Mariana Islands, Palmyra Atoll and Wake Island) is much preferred over "Other". I didn't lump Puerto Rico and US</w:t>
      </w:r>
      <w:proofErr w:type="spellStart"/>
      <w:r w:rsidR="00C122DD">
        <w:t xml:space="preserve"> Virgin Islands, which wouldn't be too big a deal to do with the tables and plots but </w:t>
      </w:r>
      <w:proofErr w:type="spellEnd"/>
      <w:r w:rsidRPr="00E245D1">
        <w:t xml:space="preserve">non-trivial </w:t>
      </w:r>
      <w:proofErr w:type="spellStart"/>
      <w:r w:rsidR="00C122DD">
        <w:t xml:space="preserve">with the maps </w:t>
      </w:r>
      <w:proofErr w:type="spellEnd"/>
      <w:r w:rsidR="00C122DD">
        <w:t>(</w:t>
      </w:r>
      <w:proofErr w:type="spellStart"/>
      <w:r w:rsidR="00C122DD">
        <w:t xml:space="preserve">requiring </w:t>
      </w:r>
      <w:r w:rsidR="00C122DD">
        <w:t xml:space="preserve">merging and </w:t>
      </w:r>
      <w:r w:rsidR="00C122DD">
        <w:t>re</w:t>
      </w:r>
      <w:r w:rsidR="00C122DD">
        <w:t>projection</w:t>
      </w:r>
      <w:proofErr w:type="spellEnd"/>
      <w:r w:rsidR="00C122DD">
        <w:t xml:space="preserve"> of outputs</w:t>
      </w:r>
      <w:r w:rsidR="00C122DD">
        <w:t>)</w:t>
      </w:r>
      <w:r w:rsidRPr="00E245D1">
        <w:t>, but could do so if really wanted.</w:t>
      </w:r>
      <w:bookmarkStart w:id="212" w:name="_GoBack"/>
      <w:bookmarkEnd w:id="212"/>
    </w:p>
  </w:comment>
  <w:comment w:id="213" w:author="Levi Kilcher" w:date="2017-10-02T13:32:00Z" w:initials="LK">
    <w:p w14:paraId="5ED4B807" w14:textId="5D14BCF9" w:rsidR="0031046A" w:rsidRDefault="0031046A">
      <w:pPr>
        <w:pStyle w:val="CommentText"/>
      </w:pPr>
      <w:r>
        <w:rPr>
          <w:rStyle w:val="CommentReference"/>
        </w:rPr>
        <w:annotationRef/>
      </w:r>
      <w:r>
        <w:t>Can we add a ‘TOTAL’ row? That way the grey bars will indicate fractions of the total.</w:t>
      </w:r>
    </w:p>
  </w:comment>
  <w:comment w:id="225" w:author="Benjamin Best" w:date="2017-10-03T01:49:00Z" w:initials="BB">
    <w:p w14:paraId="5C31674E" w14:textId="3B2C7FF2" w:rsidR="0031046A" w:rsidRDefault="0031046A">
      <w:pPr>
        <w:pStyle w:val="CommentText"/>
      </w:pPr>
      <w:r>
        <w:rPr>
          <w:rStyle w:val="CommentReference"/>
        </w:rPr>
        <w:annotationRef/>
      </w:r>
      <w:r>
        <w:t>Added this in PDF as ALL row</w:t>
      </w:r>
    </w:p>
  </w:comment>
  <w:comment w:id="224" w:author="Levi Kilcher" w:date="2017-10-02T14:17:00Z" w:initials="LK">
    <w:p w14:paraId="053123B6" w14:textId="23AA5C62" w:rsidR="0031046A" w:rsidRDefault="0031046A">
      <w:pPr>
        <w:pStyle w:val="CommentText"/>
      </w:pPr>
      <w:r>
        <w:rPr>
          <w:rStyle w:val="CommentReference"/>
        </w:rPr>
        <w:annotationRef/>
      </w:r>
      <w:r>
        <w:t>Can we add a ‘total’ line? Also, let’s talk about some ideas for making this table more compact...</w:t>
      </w:r>
    </w:p>
  </w:comment>
  <w:comment w:id="229" w:author="Levi Kilcher" w:date="2017-10-02T14:14:00Z" w:initials="LK">
    <w:p w14:paraId="7FC225D8" w14:textId="1B0D3759" w:rsidR="0031046A" w:rsidRDefault="0031046A">
      <w:pPr>
        <w:pStyle w:val="CommentText"/>
      </w:pPr>
      <w:r>
        <w:rPr>
          <w:rStyle w:val="CommentReference"/>
        </w:rPr>
        <w:annotationRef/>
      </w:r>
      <w:r>
        <w:t xml:space="preserve">The numbers on this figure are difficult to read. </w:t>
      </w:r>
    </w:p>
  </w:comment>
  <w:comment w:id="230" w:author="Benjamin Best" w:date="2017-10-03T01:42:00Z" w:initials="BB">
    <w:p w14:paraId="7D791089" w14:textId="7DDC5717" w:rsidR="0031046A" w:rsidRDefault="0031046A">
      <w:pPr>
        <w:pStyle w:val="CommentText"/>
      </w:pPr>
      <w:r>
        <w:rPr>
          <w:rStyle w:val="CommentReference"/>
        </w:rPr>
        <w:annotationRef/>
      </w:r>
      <w:r>
        <w:t>Numbers in figure look much better in the PDF.</w:t>
      </w:r>
    </w:p>
  </w:comment>
  <w:comment w:id="239" w:author="Levi Kilcher" w:date="2017-10-02T14:19:00Z" w:initials="LK">
    <w:p w14:paraId="411E2B4C" w14:textId="7AACB447" w:rsidR="0031046A" w:rsidRDefault="0031046A">
      <w:pPr>
        <w:pStyle w:val="CommentText"/>
      </w:pPr>
      <w:r>
        <w:rPr>
          <w:rStyle w:val="CommentReference"/>
        </w:rPr>
        <w:annotationRef/>
      </w:r>
      <w:r>
        <w:t>This overview figure is OK, but I think we need one or two that zoom-in on a couple ‘hot spots’ (i.e. Cook Inlet, Southeast AK).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AFDE4D" w14:textId="77777777" w:rsidR="0031046A" w:rsidRDefault="0031046A">
      <w:pPr>
        <w:spacing w:after="0"/>
      </w:pPr>
      <w:r>
        <w:separator/>
      </w:r>
    </w:p>
  </w:endnote>
  <w:endnote w:type="continuationSeparator" w:id="0">
    <w:p w14:paraId="0895FAAE" w14:textId="77777777" w:rsidR="0031046A" w:rsidRDefault="003104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30C056" w14:textId="77777777" w:rsidR="0031046A" w:rsidRDefault="0031046A">
      <w:r>
        <w:separator/>
      </w:r>
    </w:p>
  </w:footnote>
  <w:footnote w:type="continuationSeparator" w:id="0">
    <w:p w14:paraId="1E47403B" w14:textId="77777777" w:rsidR="0031046A" w:rsidRDefault="0031046A">
      <w:r>
        <w:continuationSeparator/>
      </w:r>
    </w:p>
  </w:footnote>
  <w:footnote w:id="1">
    <w:p w14:paraId="088000D9" w14:textId="77777777" w:rsidR="0031046A" w:rsidRDefault="0031046A">
      <w:pPr>
        <w:pStyle w:val="FootnoteText"/>
      </w:pPr>
      <w:r>
        <w:rPr>
          <w:rStyle w:val="FootnoteReference"/>
        </w:rPr>
        <w:footnoteRef/>
      </w:r>
      <w:r>
        <w:t xml:space="preserve"> North American Submarine Cable Association (NASCA): </w:t>
      </w:r>
      <w:hyperlink r:id="rId1">
        <w:r>
          <w:rPr>
            <w:rStyle w:val="Hyperlink"/>
          </w:rPr>
          <w:t>https://www.n-a-s-c-a.org</w:t>
        </w:r>
      </w:hyperlink>
    </w:p>
  </w:footnote>
  <w:footnote w:id="2">
    <w:p w14:paraId="31AD451F" w14:textId="77777777" w:rsidR="0031046A" w:rsidRDefault="0031046A">
      <w:pPr>
        <w:pStyle w:val="FootnoteText"/>
      </w:pPr>
      <w:r>
        <w:rPr>
          <w:rStyle w:val="FootnoteReference"/>
        </w:rPr>
        <w:footnoteRef/>
      </w:r>
      <w:r>
        <w:t xml:space="preserve"> MarineCadastre.gov cable metadata: </w:t>
      </w:r>
      <w:hyperlink r:id="rId2">
        <w:r>
          <w:rPr>
            <w:rStyle w:val="Hyperlink"/>
          </w:rPr>
          <w:t>https://coast.noaa.gov/dataservices/Metadata/TransformMetadata?u=https://coast.noaa.gov/data/Documents/Metadata/harvest/MarineCadastre/NOAAChartedSubmarineCables.xml&amp;f=html</w:t>
        </w:r>
      </w:hyperlink>
    </w:p>
  </w:footnote>
  <w:footnote w:id="3">
    <w:p w14:paraId="5F418A41" w14:textId="77777777" w:rsidR="0031046A" w:rsidRDefault="0031046A">
      <w:pPr>
        <w:pStyle w:val="FootnoteText"/>
      </w:pPr>
      <w:r>
        <w:rPr>
          <w:rStyle w:val="FootnoteReference"/>
        </w:rPr>
        <w:footnoteRef/>
      </w:r>
      <w:r>
        <w:t xml:space="preserve"> GEBCO_2014 Grid, version 20150318, www.gebco.net</w:t>
      </w:r>
    </w:p>
  </w:footnote>
  <w:footnote w:id="4">
    <w:p w14:paraId="7061D134" w14:textId="77777777" w:rsidR="0031046A" w:rsidRDefault="0031046A">
      <w:pPr>
        <w:pStyle w:val="FootnoteText"/>
      </w:pPr>
      <w:r>
        <w:rPr>
          <w:rStyle w:val="FootnoteReference"/>
        </w:rPr>
        <w:footnoteRef/>
      </w:r>
      <w:r>
        <w:t xml:space="preserve"> NREL Wind Prospector: </w:t>
      </w:r>
      <w:hyperlink r:id="rId3">
        <w:r>
          <w:rPr>
            <w:rStyle w:val="Hyperlink"/>
          </w:rPr>
          <w:t>https://maps.nrel.gov/wind-prospector/</w:t>
        </w:r>
      </w:hyperlink>
    </w:p>
  </w:footnote>
  <w:footnote w:id="5">
    <w:p w14:paraId="73A39FD0" w14:textId="77777777" w:rsidR="0031046A" w:rsidRDefault="0031046A">
      <w:pPr>
        <w:pStyle w:val="FootnoteText"/>
      </w:pPr>
      <w:r>
        <w:rPr>
          <w:rStyle w:val="FootnoteReference"/>
        </w:rPr>
        <w:footnoteRef/>
      </w:r>
      <w:r>
        <w:t xml:space="preserve"> NREL MHK Atlas: </w:t>
      </w:r>
      <w:hyperlink r:id="rId4">
        <w:r>
          <w:rPr>
            <w:rStyle w:val="Hyperlink"/>
          </w:rPr>
          <w:t>https://maps.nrel.gov/mhk-atlas</w:t>
        </w:r>
      </w:hyperlink>
    </w:p>
  </w:footnote>
  <w:footnote w:id="6">
    <w:p w14:paraId="6736EC5D" w14:textId="77777777" w:rsidR="0031046A" w:rsidRDefault="0031046A">
      <w:pPr>
        <w:pStyle w:val="FootnoteText"/>
      </w:pPr>
      <w:r>
        <w:rPr>
          <w:rStyle w:val="FootnoteReference"/>
        </w:rPr>
        <w:footnoteRef/>
      </w:r>
      <w:r>
        <w:t xml:space="preserve"> Wind data for 90-meter offshore: </w:t>
      </w:r>
      <w:hyperlink r:id="rId5">
        <w:r>
          <w:rPr>
            <w:rStyle w:val="Hyperlink"/>
          </w:rPr>
          <w:t>http://www.nrel.gov/gis/data_wind.html</w:t>
        </w:r>
      </w:hyperlink>
    </w:p>
  </w:footnote>
  <w:footnote w:id="7">
    <w:p w14:paraId="4116AB17" w14:textId="77777777" w:rsidR="0031046A" w:rsidRDefault="0031046A">
      <w:pPr>
        <w:pStyle w:val="FootnoteText"/>
      </w:pPr>
      <w:r>
        <w:rPr>
          <w:rStyle w:val="FootnoteReference"/>
        </w:rPr>
        <w:footnoteRef/>
      </w:r>
      <w:r>
        <w:t xml:space="preserve"> The "one-sixth rule" for Albers Equal Area Conic projection: </w:t>
      </w:r>
      <w:hyperlink r:id="rId6" w:anchor="GUID-2158C4F9-F197-458E-94F0-84933C1BE6B7">
        <w:r>
          <w:rPr>
            <w:rStyle w:val="Hyperlink"/>
          </w:rPr>
          <w:t>http://desktop.arcgis.com/en/arcmap/latest/map/projections/albers-equal-area-conic.htm#GUID-2158C4F9-F197-458E-94F0-84933C1BE6B7</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E70E7F"/>
    <w:multiLevelType w:val="multilevel"/>
    <w:tmpl w:val="46266B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FB0F4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147042D"/>
    <w:multiLevelType w:val="multilevel"/>
    <w:tmpl w:val="9FC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1D4DDD"/>
    <w:multiLevelType w:val="multilevel"/>
    <w:tmpl w:val="0524B5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3"/>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embedSystemFonts/>
  <w:activeWritingStyle w:appName="MSWord" w:lang="en-US" w:vendorID="64" w:dllVersion="131078" w:nlCheck="1"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77E8D"/>
    <w:rsid w:val="000A2670"/>
    <w:rsid w:val="000C1003"/>
    <w:rsid w:val="000D285B"/>
    <w:rsid w:val="001839C1"/>
    <w:rsid w:val="0023548A"/>
    <w:rsid w:val="00260DCD"/>
    <w:rsid w:val="002F36CE"/>
    <w:rsid w:val="0031046A"/>
    <w:rsid w:val="00337E2D"/>
    <w:rsid w:val="003B78BC"/>
    <w:rsid w:val="00425FBA"/>
    <w:rsid w:val="004E29B3"/>
    <w:rsid w:val="00557C7C"/>
    <w:rsid w:val="00590D07"/>
    <w:rsid w:val="00712514"/>
    <w:rsid w:val="00784D58"/>
    <w:rsid w:val="008D6863"/>
    <w:rsid w:val="00970C8C"/>
    <w:rsid w:val="00A529E3"/>
    <w:rsid w:val="00B338B1"/>
    <w:rsid w:val="00B86B75"/>
    <w:rsid w:val="00BC0165"/>
    <w:rsid w:val="00BC48D5"/>
    <w:rsid w:val="00C122DD"/>
    <w:rsid w:val="00C321A7"/>
    <w:rsid w:val="00C36279"/>
    <w:rsid w:val="00C55B0A"/>
    <w:rsid w:val="00C958FD"/>
    <w:rsid w:val="00CB1789"/>
    <w:rsid w:val="00DA6C47"/>
    <w:rsid w:val="00E245D1"/>
    <w:rsid w:val="00E315A3"/>
    <w:rsid w:val="00E957B4"/>
    <w:rsid w:val="00EA704E"/>
    <w:rsid w:val="00EE5BD3"/>
    <w:rsid w:val="00F138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EF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E5B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E5BD3"/>
    <w:rPr>
      <w:rFonts w:ascii="Lucida Grande" w:hAnsi="Lucida Grande" w:cs="Lucida Grande"/>
      <w:sz w:val="18"/>
      <w:szCs w:val="18"/>
    </w:rPr>
  </w:style>
  <w:style w:type="character" w:styleId="CommentReference">
    <w:name w:val="annotation reference"/>
    <w:basedOn w:val="DefaultParagraphFont"/>
    <w:rsid w:val="001839C1"/>
    <w:rPr>
      <w:sz w:val="18"/>
      <w:szCs w:val="18"/>
    </w:rPr>
  </w:style>
  <w:style w:type="paragraph" w:styleId="CommentText">
    <w:name w:val="annotation text"/>
    <w:basedOn w:val="Normal"/>
    <w:link w:val="CommentTextChar"/>
    <w:rsid w:val="001839C1"/>
  </w:style>
  <w:style w:type="character" w:customStyle="1" w:styleId="CommentTextChar">
    <w:name w:val="Comment Text Char"/>
    <w:basedOn w:val="DefaultParagraphFont"/>
    <w:link w:val="CommentText"/>
    <w:rsid w:val="001839C1"/>
  </w:style>
  <w:style w:type="paragraph" w:styleId="CommentSubject">
    <w:name w:val="annotation subject"/>
    <w:basedOn w:val="CommentText"/>
    <w:next w:val="CommentText"/>
    <w:link w:val="CommentSubjectChar"/>
    <w:rsid w:val="001839C1"/>
    <w:rPr>
      <w:b/>
      <w:bCs/>
      <w:sz w:val="20"/>
      <w:szCs w:val="20"/>
    </w:rPr>
  </w:style>
  <w:style w:type="character" w:customStyle="1" w:styleId="CommentSubjectChar">
    <w:name w:val="Comment Subject Char"/>
    <w:basedOn w:val="CommentTextChar"/>
    <w:link w:val="CommentSubject"/>
    <w:rsid w:val="001839C1"/>
    <w:rPr>
      <w:b/>
      <w:bCs/>
      <w:sz w:val="20"/>
      <w:szCs w:val="20"/>
    </w:rPr>
  </w:style>
  <w:style w:type="paragraph" w:styleId="Revision">
    <w:name w:val="Revision"/>
    <w:hidden/>
    <w:rsid w:val="00712514"/>
    <w:pPr>
      <w:spacing w:after="0"/>
    </w:pPr>
  </w:style>
  <w:style w:type="paragraph" w:styleId="DocumentMap">
    <w:name w:val="Document Map"/>
    <w:basedOn w:val="Normal"/>
    <w:link w:val="DocumentMapChar"/>
    <w:rsid w:val="00260DCD"/>
    <w:pPr>
      <w:spacing w:after="0"/>
    </w:pPr>
    <w:rPr>
      <w:rFonts w:ascii="Lucida Grande" w:hAnsi="Lucida Grande"/>
    </w:rPr>
  </w:style>
  <w:style w:type="character" w:customStyle="1" w:styleId="DocumentMapChar">
    <w:name w:val="Document Map Char"/>
    <w:basedOn w:val="DefaultParagraphFont"/>
    <w:link w:val="DocumentMap"/>
    <w:rsid w:val="00260DCD"/>
    <w:rPr>
      <w:rFonts w:ascii="Lucida Grande" w:hAnsi="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E5B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E5BD3"/>
    <w:rPr>
      <w:rFonts w:ascii="Lucida Grande" w:hAnsi="Lucida Grande" w:cs="Lucida Grande"/>
      <w:sz w:val="18"/>
      <w:szCs w:val="18"/>
    </w:rPr>
  </w:style>
  <w:style w:type="character" w:styleId="CommentReference">
    <w:name w:val="annotation reference"/>
    <w:basedOn w:val="DefaultParagraphFont"/>
    <w:rsid w:val="001839C1"/>
    <w:rPr>
      <w:sz w:val="18"/>
      <w:szCs w:val="18"/>
    </w:rPr>
  </w:style>
  <w:style w:type="paragraph" w:styleId="CommentText">
    <w:name w:val="annotation text"/>
    <w:basedOn w:val="Normal"/>
    <w:link w:val="CommentTextChar"/>
    <w:rsid w:val="001839C1"/>
  </w:style>
  <w:style w:type="character" w:customStyle="1" w:styleId="CommentTextChar">
    <w:name w:val="Comment Text Char"/>
    <w:basedOn w:val="DefaultParagraphFont"/>
    <w:link w:val="CommentText"/>
    <w:rsid w:val="001839C1"/>
  </w:style>
  <w:style w:type="paragraph" w:styleId="CommentSubject">
    <w:name w:val="annotation subject"/>
    <w:basedOn w:val="CommentText"/>
    <w:next w:val="CommentText"/>
    <w:link w:val="CommentSubjectChar"/>
    <w:rsid w:val="001839C1"/>
    <w:rPr>
      <w:b/>
      <w:bCs/>
      <w:sz w:val="20"/>
      <w:szCs w:val="20"/>
    </w:rPr>
  </w:style>
  <w:style w:type="character" w:customStyle="1" w:styleId="CommentSubjectChar">
    <w:name w:val="Comment Subject Char"/>
    <w:basedOn w:val="CommentTextChar"/>
    <w:link w:val="CommentSubject"/>
    <w:rsid w:val="001839C1"/>
    <w:rPr>
      <w:b/>
      <w:bCs/>
      <w:sz w:val="20"/>
      <w:szCs w:val="20"/>
    </w:rPr>
  </w:style>
  <w:style w:type="paragraph" w:styleId="Revision">
    <w:name w:val="Revision"/>
    <w:hidden/>
    <w:rsid w:val="00712514"/>
    <w:pPr>
      <w:spacing w:after="0"/>
    </w:pPr>
  </w:style>
  <w:style w:type="paragraph" w:styleId="DocumentMap">
    <w:name w:val="Document Map"/>
    <w:basedOn w:val="Normal"/>
    <w:link w:val="DocumentMapChar"/>
    <w:rsid w:val="00260DCD"/>
    <w:pPr>
      <w:spacing w:after="0"/>
    </w:pPr>
    <w:rPr>
      <w:rFonts w:ascii="Lucida Grande" w:hAnsi="Lucida Grande"/>
    </w:rPr>
  </w:style>
  <w:style w:type="character" w:customStyle="1" w:styleId="DocumentMapChar">
    <w:name w:val="Document Map Char"/>
    <w:basedOn w:val="DefaultParagraphFont"/>
    <w:link w:val="DocumentMap"/>
    <w:rsid w:val="00260DCD"/>
    <w:rPr>
      <w:rFonts w:ascii="Lucida Grande" w:hAnsi="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5905">
      <w:bodyDiv w:val="1"/>
      <w:marLeft w:val="0"/>
      <w:marRight w:val="0"/>
      <w:marTop w:val="0"/>
      <w:marBottom w:val="0"/>
      <w:divBdr>
        <w:top w:val="none" w:sz="0" w:space="0" w:color="auto"/>
        <w:left w:val="none" w:sz="0" w:space="0" w:color="auto"/>
        <w:bottom w:val="none" w:sz="0" w:space="0" w:color="auto"/>
        <w:right w:val="none" w:sz="0" w:space="0" w:color="auto"/>
      </w:divBdr>
    </w:div>
    <w:div w:id="1468626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quants/nrel-cables/blob/master/data/lns_d1x.geojson" TargetMode="External"/><Relationship Id="rId14" Type="http://schemas.openxmlformats.org/officeDocument/2006/relationships/hyperlink" Target="https://github.com/ecoquants/nrel-cables/blob/master/data/buf_2xdepth_incr100m.geojson" TargetMode="External"/><Relationship Id="rId15" Type="http://schemas.openxmlformats.org/officeDocument/2006/relationships/hyperlink" Target="https://github.com/ecoquants/nrel-cables/blob/master/data/buf_3xdepth_incr100m.geojson" TargetMode="External"/><Relationship Id="rId16" Type="http://schemas.openxmlformats.org/officeDocument/2006/relationships/hyperlink" Target="https://github.com/ecoquants/nrel-cables/blob/master/docs/packages_vars.R" TargetMode="External"/><Relationship Id="rId17" Type="http://schemas.openxmlformats.org/officeDocument/2006/relationships/hyperlink" Target="https://github.com/ecoquants/nrel-cables/blob/master/docs/create_cable-buffer.R" TargetMode="External"/><Relationship Id="rId18" Type="http://schemas.openxmlformats.org/officeDocument/2006/relationships/hyperlink" Target="https://github.com/ecoquants/nrel-cables/blob/master/docs/extract_cable-energy.R" TargetMode="External"/><Relationship Id="rId19" Type="http://schemas.openxmlformats.org/officeDocument/2006/relationships/hyperlink" Target="https://github.com/ecoquants/nrel-cables/blob/master/docs/report.Rmd" TargetMode="External"/><Relationship Id="rId63" Type="http://schemas.openxmlformats.org/officeDocument/2006/relationships/hyperlink" Target="http://transition.fcc.gov/pshs/advisory/csric4/CSRIC_IV_WG8_Report1_3Dec2014.pdf" TargetMode="External"/><Relationship Id="rId64" Type="http://schemas.openxmlformats.org/officeDocument/2006/relationships/hyperlink" Target="http://www.marineregions.org/" TargetMode="External"/><Relationship Id="rId65" Type="http://schemas.openxmlformats.org/officeDocument/2006/relationships/hyperlink" Target="https://www.osti.gov/scitech/servlets/purl/1219367" TargetMode="External"/><Relationship Id="rId66" Type="http://schemas.openxmlformats.org/officeDocument/2006/relationships/hyperlink" Target="http://www.osti.gov/scitech/servlets/purl/1060943" TargetMode="External"/><Relationship Id="rId67" Type="http://schemas.openxmlformats.org/officeDocument/2006/relationships/hyperlink" Target="http://www.sciencedirect.com/science/article/pii/S1364032116308164" TargetMode="External"/><Relationship Id="rId68" Type="http://schemas.openxmlformats.org/officeDocument/2006/relationships/hyperlink" Target="http://www.sciencedirect.com/science/article/pii/S1364032115016676" TargetMode="External"/><Relationship Id="rId69" Type="http://schemas.openxmlformats.org/officeDocument/2006/relationships/hyperlink" Target="http://www.marineregions.org/" TargetMode="External"/><Relationship Id="rId50" Type="http://schemas.openxmlformats.org/officeDocument/2006/relationships/image" Target="media/image22.png"/><Relationship Id="rId51" Type="http://schemas.openxmlformats.org/officeDocument/2006/relationships/hyperlink" Target="http://ecoquants.github.io/nrel-cables/maps.html" TargetMode="External"/><Relationship Id="rId52" Type="http://schemas.openxmlformats.org/officeDocument/2006/relationships/image" Target="media/image23.png"/><Relationship Id="rId53" Type="http://schemas.openxmlformats.org/officeDocument/2006/relationships/hyperlink" Target="http://ecoquants.github.io/nrel-cables/maps.html" TargetMode="External"/><Relationship Id="rId54" Type="http://schemas.openxmlformats.org/officeDocument/2006/relationships/image" Target="media/image24.png"/><Relationship Id="rId55" Type="http://schemas.openxmlformats.org/officeDocument/2006/relationships/hyperlink" Target="http://ecoquants.github.io/nrel-cables/maps.html" TargetMode="External"/><Relationship Id="rId56" Type="http://schemas.openxmlformats.org/officeDocument/2006/relationships/image" Target="media/image25.png"/><Relationship Id="rId57" Type="http://schemas.openxmlformats.org/officeDocument/2006/relationships/hyperlink" Target="http://ecoquants.github.io/nrel-cables/maps.html" TargetMode="External"/><Relationship Id="rId58" Type="http://schemas.openxmlformats.org/officeDocument/2006/relationships/image" Target="media/image26.png"/><Relationship Id="rId59" Type="http://schemas.openxmlformats.org/officeDocument/2006/relationships/hyperlink" Target="http://ecoquants.github.io/nrel-cables/maps.html" TargetMode="External"/><Relationship Id="rId40" Type="http://schemas.openxmlformats.org/officeDocument/2006/relationships/image" Target="media/image17.png"/><Relationship Id="rId41" Type="http://schemas.openxmlformats.org/officeDocument/2006/relationships/hyperlink" Target="http://ecoquants.github.io/nrel-cables/maps.html" TargetMode="External"/><Relationship Id="rId42" Type="http://schemas.openxmlformats.org/officeDocument/2006/relationships/image" Target="media/image18.png"/><Relationship Id="rId43" Type="http://schemas.openxmlformats.org/officeDocument/2006/relationships/hyperlink" Target="http://ecoquants.github.io/nrel-cables/maps.html" TargetMode="External"/><Relationship Id="rId44" Type="http://schemas.openxmlformats.org/officeDocument/2006/relationships/image" Target="media/image19.png"/><Relationship Id="rId45" Type="http://schemas.openxmlformats.org/officeDocument/2006/relationships/hyperlink" Target="http://ecoquants.github.io/nrel-cables/maps.html" TargetMode="External"/><Relationship Id="rId46" Type="http://schemas.openxmlformats.org/officeDocument/2006/relationships/image" Target="media/image20.png"/><Relationship Id="rId47" Type="http://schemas.openxmlformats.org/officeDocument/2006/relationships/hyperlink" Target="http://ecoquants.github.io/nrel-cables/maps.html" TargetMode="External"/><Relationship Id="rId48" Type="http://schemas.openxmlformats.org/officeDocument/2006/relationships/image" Target="media/image21.png"/><Relationship Id="rId49" Type="http://schemas.openxmlformats.org/officeDocument/2006/relationships/hyperlink" Target="http://ecoquants.github.io/nrel-cables/map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30" Type="http://schemas.openxmlformats.org/officeDocument/2006/relationships/image" Target="media/image12.png"/><Relationship Id="rId31" Type="http://schemas.openxmlformats.org/officeDocument/2006/relationships/hyperlink" Target="http://ecoquants.github.io/nrel-cables/maps.html" TargetMode="External"/><Relationship Id="rId32" Type="http://schemas.openxmlformats.org/officeDocument/2006/relationships/image" Target="media/image13.png"/><Relationship Id="rId33" Type="http://schemas.openxmlformats.org/officeDocument/2006/relationships/hyperlink" Target="http://ecoquants.github.io/nrel-cables/maps.html" TargetMode="External"/><Relationship Id="rId34" Type="http://schemas.openxmlformats.org/officeDocument/2006/relationships/image" Target="media/image14.png"/><Relationship Id="rId35" Type="http://schemas.openxmlformats.org/officeDocument/2006/relationships/hyperlink" Target="http://ecoquants.github.io/nrel-cables/maps.html" TargetMode="External"/><Relationship Id="rId36" Type="http://schemas.openxmlformats.org/officeDocument/2006/relationships/image" Target="media/image15.png"/><Relationship Id="rId37" Type="http://schemas.openxmlformats.org/officeDocument/2006/relationships/hyperlink" Target="http://ecoquants.github.io/nrel-cables/maps.html" TargetMode="External"/><Relationship Id="rId38" Type="http://schemas.openxmlformats.org/officeDocument/2006/relationships/image" Target="media/image16.png"/><Relationship Id="rId39" Type="http://schemas.openxmlformats.org/officeDocument/2006/relationships/hyperlink" Target="http://ecoquants.github.io/nrel-cables/maps.html" TargetMode="External"/><Relationship Id="rId70" Type="http://schemas.openxmlformats.org/officeDocument/2006/relationships/hyperlink" Target="https://doi.org/10.1002/2015EA000107" TargetMode="Externa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ecoquants.github.io/nrel-cables/maps.html" TargetMode="External"/><Relationship Id="rId60" Type="http://schemas.openxmlformats.org/officeDocument/2006/relationships/image" Target="media/image27.png"/><Relationship Id="rId61" Type="http://schemas.openxmlformats.org/officeDocument/2006/relationships/hyperlink" Target="http://ecoquants.github.io/nrel-cables/maps.html" TargetMode="External"/><Relationship Id="rId62" Type="http://schemas.openxmlformats.org/officeDocument/2006/relationships/hyperlink" Target="https://tethys.pnnl.gov/sites/default/files/publications/Beiter-et-al-2017-NETL.pdf" TargetMode="External"/><Relationship Id="rId10" Type="http://schemas.openxmlformats.org/officeDocument/2006/relationships/image" Target="media/image2.png"/><Relationship Id="rId11" Type="http://schemas.openxmlformats.org/officeDocument/2006/relationships/hyperlink" Target="http://www.gebco.net/data_and_products/gridded_bathymetry_data/gebco_30_second_grid/" TargetMode="External"/><Relationship Id="rId12" Type="http://schemas.openxmlformats.org/officeDocument/2006/relationships/hyperlink" Target="http://github.com/ecoquants/nrel-cabl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aps.nrel.gov/wind-prospector/" TargetMode="External"/><Relationship Id="rId4" Type="http://schemas.openxmlformats.org/officeDocument/2006/relationships/hyperlink" Target="https://maps.nrel.gov/mhk-atlas" TargetMode="External"/><Relationship Id="rId5" Type="http://schemas.openxmlformats.org/officeDocument/2006/relationships/hyperlink" Target="http://www.nrel.gov/gis/data_wind.html" TargetMode="External"/><Relationship Id="rId6" Type="http://schemas.openxmlformats.org/officeDocument/2006/relationships/hyperlink" Target="http://desktop.arcgis.com/en/arcmap/latest/map/projections/albers-equal-area-conic.htm" TargetMode="External"/><Relationship Id="rId1" Type="http://schemas.openxmlformats.org/officeDocument/2006/relationships/hyperlink" Target="https://www.n-a-s-c-a.org" TargetMode="External"/><Relationship Id="rId2" Type="http://schemas.openxmlformats.org/officeDocument/2006/relationships/hyperlink" Target="https://coast.noaa.gov/dataservices/Metadata/TransformMetadata?u=https://coast.noaa.gov/data/Documents/Metadata/harvest/MarineCadastre/NOAAChartedSubmarineCables.xml&amp;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32</Pages>
  <Words>5241</Words>
  <Characters>29875</Characters>
  <Application>Microsoft Macintosh Word</Application>
  <DocSecurity>0</DocSecurity>
  <Lines>248</Lines>
  <Paragraphs>70</Paragraphs>
  <ScaleCrop>false</ScaleCrop>
  <Company>National Renewable Energy Lab</Company>
  <LinksUpToDate>false</LinksUpToDate>
  <CharactersWithSpaces>35046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Benjamin Best</cp:lastModifiedBy>
  <cp:revision>5</cp:revision>
  <dcterms:created xsi:type="dcterms:W3CDTF">2017-10-02T16:44:00Z</dcterms:created>
  <dcterms:modified xsi:type="dcterms:W3CDTF">2017-10-03T10:15:00Z</dcterms:modified>
</cp:coreProperties>
</file>